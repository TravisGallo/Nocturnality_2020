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2063D" w14:textId="77777777" w:rsidR="003102F3" w:rsidRPr="002106B3" w:rsidRDefault="003102F3" w:rsidP="003102F3">
      <w:r w:rsidRPr="002106B3">
        <w:t>INTRODUCTION</w:t>
      </w:r>
    </w:p>
    <w:p w14:paraId="20D63A17" w14:textId="77777777" w:rsidR="003102F3" w:rsidRPr="002106B3" w:rsidRDefault="003102F3" w:rsidP="003102F3"/>
    <w:p w14:paraId="557F355C" w14:textId="77777777" w:rsidR="003102F3" w:rsidRPr="002106B3" w:rsidRDefault="003102F3" w:rsidP="003102F3">
      <w:r w:rsidRPr="002106B3">
        <w:t xml:space="preserve">Time represent a fundamental axis that shapes ecological systems. In regards to animal behavior, time and space are linked in that the spatial characteristics of an animal’s local environment can influence an animal’s temporal behavior </w:t>
      </w:r>
      <w:r w:rsidRPr="002106B3">
        <w:fldChar w:fldCharType="begin"/>
      </w:r>
      <w:r w:rsidRPr="002106B3">
        <w:instrText xml:space="preserve"> ADDIN ZOTERO_ITEM CSL_CITATION {"citationID":"Oqdp7GHK","properties":{"formattedCitation":"(Kronfeld-Schor and Dayan 2003)","plainCitation":"(Kronfeld-Schor and Dayan 2003)","noteIndex":0},"citationItems":[{"id":273,"uris":["http://zotero.org/users/3256562/items/HYZJS4UW"],"uri":["http://zotero.org/users/3256562/items/HYZJS4UW"],"itemData":{"id":273,"type":"article-journal","abstract":"? Abstract?Animal species have evolved different diel activity rhythms that are of adaptive value. Theory suggests that diel temporal partitioning may facilitate coexistence between competitors and between predators and prey. However, relatively few studies demonstrate a temporal shift that is predation- or competition-induced. Recorded shifts are usually within the preferred activity phase of animal species (day or night), although there are some inversions to the opposite phase cycle. Temporal partitioning is not perceived as a common mechanism of coexistence. This rarity has been variously ascribed to theoretical considerations and to the rigidity of time-keeping mechanisms, as well as to other physiological and anatomical traits that may constrain activity patterns. Our decade-long study of spiny mice of rocky deserts demonstrates that, while different factors select for activity patterns, endogenous rhythmicity may be an evolutionary constraint.","container-title":"Annual Review of Ecology, Evolution, and Systematics","DOI":"10.1146/annurev.ecolsys.34.011802.132435","ISSN":"1543-592X","issue":"1","journalAbbreviation":"Annu. Rev. Ecol. Evol. Syst.","page":"153-181","title":"Partitioning of Time as an Ecological Resource","volume":"34","author":[{"family":"Kronfeld-Schor","given":"Noga"},{"family":"Dayan","given":"Tamar"}],"issued":{"date-parts":[["2003",11,1]]}}}],"schema":"https://github.com/citation-style-language/schema/raw/master/csl-citation.json"} </w:instrText>
      </w:r>
      <w:r w:rsidRPr="002106B3">
        <w:fldChar w:fldCharType="separate"/>
      </w:r>
      <w:r w:rsidRPr="002106B3">
        <w:rPr>
          <w:noProof/>
        </w:rPr>
        <w:t>(Kronfeld-Schor and Dayan 2003)</w:t>
      </w:r>
      <w:r w:rsidRPr="002106B3">
        <w:fldChar w:fldCharType="end"/>
      </w:r>
      <w:r w:rsidRPr="002106B3">
        <w:t xml:space="preserve">. For example, some species make seasonal changes in diel activity to be most active during optimal temperatures in their local environment </w:t>
      </w:r>
      <w:r w:rsidRPr="002106B3">
        <w:fldChar w:fldCharType="begin"/>
      </w:r>
      <w:r w:rsidRPr="002106B3">
        <w:instrText xml:space="preserve"> ADDIN ZOTERO_ITEM CSL_CITATION {"citationID":"9d6UE0r2","properties":{"formattedCitation":"(e.g., Maloney et al. 2005)","plainCitation":"(e.g., Maloney et al. 2005)","noteIndex":0},"citationItems":[{"id":256,"uris":["http://zotero.org/users/3256562/items/3JJHK88A"],"uri":["http://zotero.org/users/3256562/items/3JJHK88A"],"itemData":{"id":256,"type":"article-journal","abstract":"The nychthemeral activity patterns of a population of female black wildebeest inhabiting a shadeless environment were surveyed periodically over 1 year. The wildebeest fed mostly at night, with the proportion of feeding at night increasing when ambient conditions were hotter. Inactive periods were spent mostly lying during cooler weather but standing as days became hotter. We suggest that the entire suite of behavioural adjustments is beneficial to heat exchange with the environment. Behaviour patterns were markedly different during one warm weather survey, from the other warm weather surveys, when an 8-month dry spell had just been broken. We suggest that this may reflect the availability of water for autonomic thermoregulation, a consequent decreased reliance on behavioural thermoregulation, and a release of the thermal constraints on foraging. Our results help to explain the ability of black wildebeest to maintain body core temperature within a very narrow range despite being exposed to an environment with large nychthemeral variations in thermal conditions and offering little in the way of microclimate selection.","container-title":"Journal of Comparative Physiology A","DOI":"10.1007/s00359-005-0030-4","ISSN":"1432-1351","issue":"11","journalAbbreviation":"Journal of Comparative Physiology A","page":"1055-1064","title":"Alteration in diel activity patterns as a thermoregulatory strategy in black wildebeest (Connochaetes gnou)","volume":"191","author":[{"family":"Maloney","given":"Shane K."},{"family":"Moss","given":"Graeme"},{"family":"Cartmell","given":"Tammy"},{"family":"Mitchell","given":"Duncan"}],"issued":{"date-parts":[["2005",11,1]]}},"prefix":"e.g., "}],"schema":"https://github.com/citation-style-language/schema/raw/master/csl-citation.json"} </w:instrText>
      </w:r>
      <w:r w:rsidRPr="002106B3">
        <w:fldChar w:fldCharType="separate"/>
      </w:r>
      <w:r w:rsidRPr="002106B3">
        <w:rPr>
          <w:noProof/>
        </w:rPr>
        <w:t>(e.g., Maloney et al. 2005)</w:t>
      </w:r>
      <w:r w:rsidRPr="002106B3">
        <w:fldChar w:fldCharType="end"/>
      </w:r>
      <w:r w:rsidRPr="002106B3">
        <w:t xml:space="preserve">, and other species are known to temporally partition themselves from competition or aggression by other species </w:t>
      </w:r>
      <w:r w:rsidRPr="002106B3">
        <w:fldChar w:fldCharType="begin"/>
      </w:r>
      <w:r w:rsidRPr="002106B3">
        <w:instrText xml:space="preserve"> ADDIN ZOTERO_ITEM CSL_CITATION {"citationID":"Bnfjdv6I","properties":{"formattedCitation":"(e.g., Kronfeld-Schor and Dayan 2003, van der Vinne et al. 2019)","plainCitation":"(e.g., Kronfeld-Schor and Dayan 2003, van der Vinne et al. 2019)","noteIndex":0},"citationItems":[{"id":273,"uris":["http://zotero.org/users/3256562/items/HYZJS4UW"],"uri":["http://zotero.org/users/3256562/items/HYZJS4UW"],"itemData":{"id":273,"type":"article-journal","abstract":"? Abstract?Animal species have evolved different diel activity rhythms that are of adaptive value. Theory suggests that diel temporal partitioning may facilitate coexistence between competitors and between predators and prey. However, relatively few studies demonstrate a temporal shift that is predation- or competition-induced. Recorded shifts are usually within the preferred activity phase of animal species (day or night), although there are some inversions to the opposite phase cycle. Temporal partitioning is not perceived as a common mechanism of coexistence. This rarity has been variously ascribed to theoretical considerations and to the rigidity of time-keeping mechanisms, as well as to other physiological and anatomical traits that may constrain activity patterns. Our decade-long study of spiny mice of rocky deserts demonstrates that, while different factors select for activity patterns, endogenous rhythmicity may be an evolutionary constraint.","container-title":"Annual Review of Ecology, Evolution, and Systematics","DOI":"10.1146/annurev.ecolsys.34.011802.132435","ISSN":"1543-592X","issue":"1","journalAbbreviation":"Annu. Rev. Ecol. Evol. Syst.","page":"153-181","title":"Partitioning of Time as an Ecological Resource","volume":"34","author":[{"family":"Kronfeld-Schor","given":"Noga"},{"family":"Dayan","given":"Tamar"}],"issued":{"date-parts":[["2003",11,1]]}},"label":"page","prefix":"e.g., "},{"id":259,"uris":["http://zotero.org/users/3256562/items/F6XY3QYX"],"uri":["http://zotero.org/users/3256562/items/F6XY3QYX"],"itemData":{"id":259,"type":"article-journal","abstract":"Abstract Maximising survival requires animals to balance the competing demands of maintaining energy balance and avoiding predation. Here, quantitative modelling shows that optimising the daily timing of activity and rest based on the encountered environmental conditions enables small mammals to maximise survival. Our model shows that nocturnality is typically beneficial when predation risk is higher during the day than during the night, but this is reversed by the energetic benefit of diurnality when food becomes scarce. Empirical testing under semi-natural conditions revealed that the daily timing of activity and rest in mice exposed to manipulations in energy availability and perceived predation risk is in line with the model?s predictions. Low food availability and decreased perceived daytime predation risk promote diurnal activity patterns. Overall, our results identify temporal niche switching in small mammals as a strategy to maximise survival in response to environmental changes in food availability and perceived predation risk.","container-title":"Ecology Letters","DOI":"10.1111/ele.13404","ISSN":"1461-023X","issue":"12","journalAbbreviation":"Ecology Letters","note":"publisher: John Wiley &amp; Sons, Ltd","page":"2097-2102","title":"Maximising survival by shifting the daily timing of activity","volume":"22","author":[{"family":"Vinne","given":"Vincent","non-dropping-particle":"van der"},{"family":"Tachinardi","given":"Patricia"},{"family":"Riede","given":"Sjaak J."},{"family":"Akkerman","given":"Jildert"},{"family":"Scheepe","given":"Jamey"},{"family":"Daan","given":"Serge"},{"family":"Hut","given":"Roelof A."}],"issued":{"date-parts":[["2019",12,1]]}},"label":"page"}],"schema":"https://github.com/citation-style-language/schema/raw/master/csl-citation.json"} </w:instrText>
      </w:r>
      <w:r w:rsidRPr="002106B3">
        <w:fldChar w:fldCharType="separate"/>
      </w:r>
      <w:r w:rsidRPr="002106B3">
        <w:rPr>
          <w:noProof/>
        </w:rPr>
        <w:t>(e.g., Kronfeld-Schor and Dayan 2003, van der Vinne et al. 2019)</w:t>
      </w:r>
      <w:r w:rsidRPr="002106B3">
        <w:fldChar w:fldCharType="end"/>
      </w:r>
      <w:r w:rsidRPr="002106B3">
        <w:t xml:space="preserve">. While temporal behavior have never been a strong focus in animal ecology </w:t>
      </w:r>
      <w:r w:rsidRPr="002106B3">
        <w:fldChar w:fldCharType="begin"/>
      </w:r>
      <w:r w:rsidRPr="002106B3">
        <w:instrText xml:space="preserve"> ADDIN ZOTERO_ITEM CSL_CITATION {"citationID":"yO3QXgtz","properties":{"formattedCitation":"(Kronfeld-Schor and Dayan 2003)","plainCitation":"(Kronfeld-Schor and Dayan 2003)","noteIndex":0},"citationItems":[{"id":273,"uris":["http://zotero.org/users/3256562/items/HYZJS4UW"],"uri":["http://zotero.org/users/3256562/items/HYZJS4UW"],"itemData":{"id":273,"type":"article-journal","abstract":"? Abstract?Animal species have evolved different diel activity rhythms that are of adaptive value. Theory suggests that diel temporal partitioning may facilitate coexistence between competitors and between predators and prey. However, relatively few studies demonstrate a temporal shift that is predation- or competition-induced. Recorded shifts are usually within the preferred activity phase of animal species (day or night), although there are some inversions to the opposite phase cycle. Temporal partitioning is not perceived as a common mechanism of coexistence. This rarity has been variously ascribed to theoretical considerations and to the rigidity of time-keeping mechanisms, as well as to other physiological and anatomical traits that may constrain activity patterns. Our decade-long study of spiny mice of rocky deserts demonstrates that, while different factors select for activity patterns, endogenous rhythmicity may be an evolutionary constraint.","container-title":"Annual Review of Ecology, Evolution, and Systematics","DOI":"10.1146/annurev.ecolsys.34.011802.132435","ISSN":"1543-592X","issue":"1","journalAbbreviation":"Annu. Rev. Ecol. Evol. Syst.","page":"153-181","title":"Partitioning of Time as an Ecological Resource","volume":"34","author":[{"family":"Kronfeld-Schor","given":"Noga"},{"family":"Dayan","given":"Tamar"}],"issued":{"date-parts":[["2003",11,1]]}}}],"schema":"https://github.com/citation-style-language/schema/raw/master/csl-citation.json"} </w:instrText>
      </w:r>
      <w:r w:rsidRPr="002106B3">
        <w:fldChar w:fldCharType="separate"/>
      </w:r>
      <w:r w:rsidRPr="002106B3">
        <w:rPr>
          <w:noProof/>
        </w:rPr>
        <w:t>(Kronfeld-Schor and Dayan 2003)</w:t>
      </w:r>
      <w:r w:rsidRPr="002106B3">
        <w:fldChar w:fldCharType="end"/>
      </w:r>
      <w:r w:rsidRPr="002106B3">
        <w:t xml:space="preserve">, how animals use time as an ecological resource has inspired the study of now well-known ecological phenomenon like niche partitioning, species co-existence, and predator-prey dynamics </w:t>
      </w:r>
      <w:r w:rsidRPr="002106B3">
        <w:fldChar w:fldCharType="begin"/>
      </w:r>
      <w:r w:rsidRPr="002106B3">
        <w:instrText xml:space="preserve"> ADDIN ZOTERO_ITEM CSL_CITATION {"citationID":"VpE3tYY2","properties":{"formattedCitation":"(Wolkovich et al. 2014, Gaston 2019)","plainCitation":"(Wolkovich et al. 2014, Gaston 2019)","noteIndex":0},"citationItems":[{"id":266,"uris":["http://zotero.org/users/3256562/items/RZP4P5UF"],"uri":["http://zotero.org/users/3256562/items/RZP4P5UF"],"itemData":{"id":266,"type":"article-journal","abstract":"Abstract Two fundamental axes ? space and time ? shape ecological systems. Over the last 30 years spatial ecology has developed as an integrative, multidisciplinary science that has improved our understanding of the ecological consequences of habitat fragmentation and loss. We argue that accelerating climate change ? the effective manipulation of time by humans ? has generated a current need to build an equivalent framework for temporal ecology. Climate change has at once pressed ecologists to understand and predict ecological dynamics in non-stationary environments, while also challenged fundamental assumptions of many concepts, models and approaches. However, similarities between space and time, especially related issues of scaling, provide an outline for improving ecological models and forecasting of temporal dynamics, while the unique attributes of time, particularly its emphasis on events and its singular direction, highlight where new approaches are needed. We emphasise how a renewed, interdisciplinary focus on time would coalesce related concepts, help develop new theories and methods and guide further data collection. The next challenge will be to unite predictive frameworks from spatial and temporal ecology to build robust forecasts of when and where environmental change will pose the largest threats to species and ecosystems, as well as identifying the best opportunities for conservation.","container-title":"Ecology Letters","DOI":"10.1111/ele.12353","ISSN":"1461-023X","issue":"11","journalAbbreviation":"Ecology Letters","note":"publisher: John Wiley &amp; Sons, Ltd","page":"1365-1379","title":"Temporal ecology in the Anthropocene","volume":"17","author":[{"family":"Wolkovich","given":"E. M."},{"family":"Cook","given":"B. I."},{"family":"McLauchlan","given":"K. K."},{"family":"Davies","given":"T. J."}],"issued":{"date-parts":[["2014",11,1]]}}},{"id":261,"uris":["http://zotero.org/users/3256562/items/SQA3DNHK"],"uri":["http://zotero.org/users/3256562/items/SQA3DNHK"],"itemData":{"id":261,"type":"article-journal","abstract":"The existence of a synthetic program of research on what was then termed the \"nocturnal problem\" and that we might now call \"nighttime ecology\" was declared more than 70 years ago. In reality, this failed to materialize, arguably as a consequence of practical challenges in studying organisms at night and instead concentrating on the existence of circadian rhythms, the mechanisms that give rise to them, and their consequences. This legacy is evident to this day, with consideration of the ecology of the nighttime markedly underrepresented in ecological research and literature. However, several factors suggest that it would be timely to revive the vision of a comprehensive research program in nighttime ecology. These include (i) that the study of the ecology of the night is being revolutionized by new and improved technologies; (ii) suggestions that, far from being a minor component of biodiversity, a high proportion of animal species are active at night; (iii) that fundamental questions about differences and connections between the ecology of the daytime and the nighttime remain largely unanswered; and (iv) that the nighttime environment is coming under severe anthropogenic pressure. In this article, I seek to reestablish nighttime ecology as a synthetic program of research, highlighting key focal topics and questions and providing an overview of the current state of understanding and developments. [ABSTRACT FROM AUTHOR]","archive":"Environment Complete","container-title":"American Naturalist","ISSN":"00030147","issue":"4","journalAbbreviation":"American Naturalist","note":"publisher: University of Chicago","page":"481-502","source":"EBSCOhost","title":"Nighttime Ecology: The \"Nocturnal Problem\" Revisited.","volume":"193","author":[{"family":"Gaston","given":"Kevin J."}],"issued":{"date-parts":[["2019",4]]}}}],"schema":"https://github.com/citation-style-language/schema/raw/master/csl-citation.json"} </w:instrText>
      </w:r>
      <w:r w:rsidRPr="002106B3">
        <w:fldChar w:fldCharType="separate"/>
      </w:r>
      <w:r w:rsidRPr="002106B3">
        <w:rPr>
          <w:noProof/>
        </w:rPr>
        <w:t>(Wolkovich et al. 2014, Gaston 2019)</w:t>
      </w:r>
      <w:r w:rsidRPr="002106B3">
        <w:fldChar w:fldCharType="end"/>
      </w:r>
      <w:r w:rsidRPr="002106B3">
        <w:t xml:space="preserve">. However, from an applied perspective, understanding if an animal can make temporal adjustments to mitigate or adapt to local environmental change, such as human disturbance, has largely gone unstudied </w:t>
      </w:r>
      <w:r w:rsidRPr="002106B3">
        <w:fldChar w:fldCharType="begin"/>
      </w:r>
      <w:r w:rsidRPr="002106B3">
        <w:instrText xml:space="preserve"> ADDIN ZOTERO_ITEM CSL_CITATION {"citationID":"Vqz56vaI","properties":{"formattedCitation":"(Levy et al. 2019)","plainCitation":"(Levy et al. 2019)","noteIndex":0},"citationItems":[{"id":260,"uris":["http://zotero.org/users/3256562/items/VYYHM6LF"],"uri":["http://zotero.org/users/3256562/items/VYYHM6LF"],"itemData":{"id":260,"type":"article-journal","abstract":"Abstract Considerable research is aimed at developing predictions of ecosystem responses to climate change, focusing on the spatial scale, such as range shifts and contractions, as well as activity restrictions to shaded microhabitats. On the other hand, the ability of species to shift their activity times during the diel cycle, and consequently to alter the environment in which activity occurs, has been largely neglected. Daily activity patterns are perceived as fairly fixed; however, natural changes in activity patterns have been reported in increasing numbers of species. Here, we present a framework that explores how shifts in activity patterns may buffer impacts of climate change. To demonstrate our framework, we simulated costs of activity of diurnal and nocturnal rodents and showed that future summers may decrease the energetic demands of nocturnal mammals while increasing water demands of diurnal mammals. Climate projections suggest that vegetation cover and water availability will decrease under future climate scenarios, especially in areas where water demands are expected to increase the most. These changes are expected to limit the ability of diurnal animals to restrict activity to shaded microhabitats and to keep a positive water balance. Our analysis shows that by shifting to nocturnality, diurnal mammals may mitigate the high water costs of future summers. We suggest that future research should explore the role of the diel time axis as an ecological resource when predicting the impacts of climate change.","container-title":"Ecological Monographs","DOI":"10.1002/ecm.1334","ISSN":"0012-9615","issue":"1","journalAbbreviation":"Ecological Monographs","note":"publisher: John Wiley &amp; Sons, Ltd","page":"e01334","title":"Time and ecological resilience: can diurnal animals compensate for climate change by shifting to nocturnal activity?","volume":"89","author":[{"family":"Levy","given":"Ofir"},{"family":"Dayan","given":"Tamar"},{"family":"Porter","given":"Warren P."},{"family":"Kronfeld-Schor","given":"Noga"}],"issued":{"date-parts":[["2019",2,1]]}}}],"schema":"https://github.com/citation-style-language/schema/raw/master/csl-citation.json"} </w:instrText>
      </w:r>
      <w:r w:rsidRPr="002106B3">
        <w:fldChar w:fldCharType="separate"/>
      </w:r>
      <w:r w:rsidRPr="002106B3">
        <w:rPr>
          <w:noProof/>
        </w:rPr>
        <w:t>(Levy et al. 2019)</w:t>
      </w:r>
      <w:r w:rsidRPr="002106B3">
        <w:fldChar w:fldCharType="end"/>
      </w:r>
      <w:r w:rsidRPr="002106B3">
        <w:t>.</w:t>
      </w:r>
    </w:p>
    <w:p w14:paraId="0C2EDC52" w14:textId="77777777" w:rsidR="003102F3" w:rsidRPr="002106B3" w:rsidRDefault="003102F3" w:rsidP="003102F3"/>
    <w:p w14:paraId="7CC6FDB8" w14:textId="1DC59D4E" w:rsidR="003102F3" w:rsidRPr="002106B3" w:rsidRDefault="003102F3" w:rsidP="003102F3">
      <w:r w:rsidRPr="002106B3">
        <w:t xml:space="preserve">Species that persist in urban ecosystems – an extreme of human disturbance – require some degree of human avoidance to safely navigate through these complex landscapes </w:t>
      </w:r>
      <w:r w:rsidR="002106B3" w:rsidRPr="002106B3">
        <w:t>and</w:t>
      </w:r>
      <w:r w:rsidRPr="002106B3">
        <w:t xml:space="preserve"> use available habitat </w:t>
      </w:r>
      <w:r w:rsidRPr="002106B3">
        <w:fldChar w:fldCharType="begin"/>
      </w:r>
      <w:r w:rsidRPr="002106B3">
        <w:instrText xml:space="preserve"> ADDIN ZOTERO_ITEM CSL_CITATION {"citationID":"OeZHe0MR","properties":{"formattedCitation":"(Riley et al. 2003, Gehrt et al. 2009)","plainCitation":"(Riley et al. 2003, Gehrt et al. 2009)","noteIndex":0},"citationItems":[{"id":155,"uris":["http://zotero.org/users/3256562/items/KMKPMC6R"],"uri":["http://zotero.org/users/3256562/items/KMKPMC6R"],"itemData":{"id":155,"type":"article-journal","abstract":"Abstract: Urbanization and habitat fragmentation are major threats to wildlife populations, especially mammalian carnivores. We studied the ecology and behavior of bobcats (   Lynx rufus ) and coyotes ( Canis latrans ) relative to development in a fragmented landscape in southern California from 1996 to 2000. We captured and radiocollared 50 bobcats and 86 coyotes, determined home ranges for 35 bobcats and 40 coyotes, and measured their exposure to development (  “urban association”  ) as the percentage of each home range composed of developed or modified areas. Both species occupied predominantly natural home ranges. Adult female bobcats had low levels of urban association, significantly lower than coyotes, adult male bobcats, and young female bobcats. Home-range size was positively correlated with urban association for coyotes and adult male and young female bobcats, suggesting that human-dominated areas were less suitable than natural areas in some important way. Animals more associated with non-natural areas had higher levels of night activity, and both bobcats and coyotes were more likely to be in developed areas at night than during the day. Survival rates were relatively high and were not related to urban association, at least for animals&gt;6–9 months of age. Mortality rates from human-related causes such as vehicle collisions and incidental poisoning were also independent of urban association. In this region, even the few animals that had almost no human development within their home range were vulnerable to human-related mortality. Carnivore conservation in urban landscapes must account for these mortality sources that influence the entire landscape, including reserves. For bobcats, preserving open space of sufficient quantity and quality for adult females is necessary for population viability. Educating local residents about carnivores is also critical for conserving populations in urban areas.","container-title":"Conservation Biology","DOI":"10.1046/j.1523-1739.2003.01458.x","ISSN":"1523-1739","issue":"2","journalAbbreviation":"Conservation Biology","language":"en","page":"566-576","source":"Wiley Online Library","title":"Effects of Urbanization and Habitat Fragmentation on Bobcats and Coyotes in Southern California","volume":"17","author":[{"family":"Riley","given":"Seth P. D."},{"family":"Sauvajot","given":"Raymond M."},{"family":"Fuller","given":"Todd K."},{"family":"York","given":"Eric C."},{"family":"Kamradt","given":"Denise A."},{"family":"Bromley","given":"Cassity"},{"family":"Wayne","given":"Robert K."}],"issued":{"date-parts":[["2003",4,1]]}}},{"id":318,"uris":["http://zotero.org/users/3256562/items/YEEFIYZA"],"uri":["http://zotero.org/users/3256562/items/YEEFIYZA"],"itemData":{"id":318,"type":"article-journal","abstract":"[An understanding of how top mammalian carnivores respond to urbanization is important for conservation and management of human–wildlife conflicts. Coyotes (Canis latrans) have recently become more prevalent in many metropolitan areas; however, their apparent success is poorly understood. We estimated home-range size and selection of land-use types for coyotes in a heavily urbanized landscape, with a particular focus on responses of coyotes to those parts of the urban landscape with high levels of human development or activity. Mean (± SE) annual home ranges of transient coyotes (X̄ = 26.80 ± 2.95 km2) were larger than those of resident coyotes (X̄ = 4.95 ± 0.34 km2), and home-range size for resident coyotes did not vary among seasons or between age and sex classes. Although most home ranges were associated with natural patches of habitat, there was considerable variation among coyotes, with some home ranges entirely lacking patches of natural habitat. Within home ranges, coyotes typically avoided land-use types associated with human activity (i.e., Residential, Urban Grass, and Urban Land) regardless of coyote characteristics, seasons, and activity periods. Few coyotes were nuisances, and conflicts occurred when coyotes were sick or exposed to wildlife feeding by humans. We found little evidence that coyotes were attracted to areas associated with human activity, despite at times having home ranges located in heavily developed areas.]","archive":"JSTOR","container-title":"Journal of Mammalogy","ISSN":"0022-2372","issue":"5","page":"1045-1057","source":"JSTOR","title":"Home Range and Landscape Use of Coyotes in a Metropolitan Landscape: Conflict or Coexistence?","title-short":"Home Range and Landscape Use of Coyotes in a Metropolitan Landscape","volume":"90","author":[{"family":"Gehrt","given":"Stanley D."},{"family":"Anchor","given":"Chris"},{"family":"White","given":"Lynsey A."}],"issued":{"date-parts":[["2009"]]}}}],"schema":"https://github.com/citation-style-language/schema/raw/master/csl-citation.json"} </w:instrText>
      </w:r>
      <w:r w:rsidRPr="002106B3">
        <w:fldChar w:fldCharType="separate"/>
      </w:r>
      <w:r w:rsidRPr="002106B3">
        <w:rPr>
          <w:noProof/>
        </w:rPr>
        <w:t>(Riley et al. 2003, Gehrt et al. 2009)</w:t>
      </w:r>
      <w:r w:rsidRPr="002106B3">
        <w:fldChar w:fldCharType="end"/>
      </w:r>
      <w:r w:rsidRPr="002106B3">
        <w:t xml:space="preserve">. However, in urban ecosystems, few habitat patches exist for animals to seek spatial refuge when confronted with human disturbance. An alternative strategy to reduce risk in these environments could be to temporally partition from human activity. </w:t>
      </w:r>
      <w:r w:rsidR="002106B3" w:rsidRPr="002106B3">
        <w:t>B</w:t>
      </w:r>
      <w:r w:rsidRPr="002106B3">
        <w:t xml:space="preserve">ehavioral and life-history strategies that allow species to persist in urban environments </w:t>
      </w:r>
      <w:r w:rsidR="002106B3" w:rsidRPr="002106B3">
        <w:t>has been</w:t>
      </w:r>
      <w:r w:rsidRPr="002106B3">
        <w:t xml:space="preserve"> a central focus of urban wildlife research </w:t>
      </w:r>
      <w:r w:rsidRPr="002106B3">
        <w:fldChar w:fldCharType="begin"/>
      </w:r>
      <w:r w:rsidRPr="002106B3">
        <w:instrText xml:space="preserve"> ADDIN ZOTERO_ITEM CSL_CITATION {"citationID":"nh4cTKbD","properties":{"formattedCitation":"(Magle et al. 2012, 2019)","plainCitation":"(Magle et al. 2012, 2019)","noteIndex":0},"citationItems":[{"id":84,"uris":["http://zotero.org/users/3256562/items/83JCN546"],"uri":["http://zotero.org/users/3256562/items/83JCN546"],"itemData":{"id":84,"type":"article-journal","abstract":"Despite expanding urban areas and increased awareness of urbanization impacts on wildlife, trends in urban wildlife studies have not been evaluated systematically. We performed a thorough assessment of such research, evaluating urban wildlife publications from 16 leading journals in animal behavior, conservation, ecology, general science, landscape ecology, and wildlife biology from 1971 to 2010. Using a systematic review process, we quantified trends in urban wildlife research over time and in different scientific fields, and also assessed author affiliations, geographic and taxonomic focus, research topics, and study site types. In general, rates of publication for urban wildlife research have been increasing, although still remain low (&amp;lt;2% of publication volume) considering urban growth and its impacts on biodiversity are accelerating globally. Landscape ecology and wildlife biology journals, followed by conservation journals, published the highest percentage of urban wildlife publications, whereas such studies were rare in animal behavior, ecology, and general science journals. Academics were first-authors on ca. 75% of urban wildlife publications, whereas research directed by government agencies, non-governmental organizations, and private industry were less common, with little evidence of temporal shifts in these patterns. The majority of urban research studied birds or mammals, and nearly all was conducted in North America, Europe, or Australia, as expected given expansive urban development and associated research focus. Animal behavior was the most common scientific topic in urban wildlife research, followed by conservation, landscape ecology, wildlife management, and population ecology. While suburban and exurban development have been recently identified as an important issue, we found no evidence that research in these study systems has increased. Author affiliation, geographic location, taxonomic focus, and research topics of urban wildlife studies were generally similar to those conducted in non-urban systems, although avian studies were more common, and African and community ecology studies less common, in urban compared to non-urban areas. We suggest that the most critical gaps for urban wildlife researchers are in rapidly urbanizing areas in South America, Africa, and Asia, and on understudied taxa such as herpetiles, fish, and arthropods. Research conducted on multiple taxa and across continents is also rare, but will be necessary for global understanding of ecological dynamics of urban systems.","container-title":"Biological Conservation","DOI":"10.1016/j.biocon.2012.06.018","ISSN":"0006-3207","journalAbbreviation":"Biological Conservation","page":"23-32","title":"Urban wildlife research: Past, present, and future","volume":"155","author":[{"family":"Magle","given":"Seth B."},{"family":"Hunt","given":"Victoria M."},{"literal":"Marian Vernon"},{"family":"Crooks","given":"Kevin R."}],"issued":{"date-parts":[["2012",10]]}}},{"id":271,"uris":["http://zotero.org/users/3256562/items/FL377MQ8"],"uri":["http://zotero.org/users/3256562/items/FL377MQ8"],"itemData":{"id":271,"type":"article-journal","abstract":"Research on urban wildlife can help promote coexistence and guide future interactions between humans and wildlife in developed regions, but most such investigations are limited to short-term, single-species studies, typically conducted within a single city. This restricted focus prevents scientists from recognizing global patterns and first principles regarding urban wildlife behavior and ecology. To overcome these limitations, we have designed a pioneering research network, the Urban Wildlife Information Network (UWIN), whereby partners collaborate across several cities to systematically collect data to populate long-term datasets on multiple species in urban areas. Data collected via UWIN support analyses that will enable us to build basic theory related to urban wildlife ecology. An analysis of mammals in seven metropolitan regions suggests that common species are similar across cities, but relative rates of occupancy differ markedly. We ultimately view UWIN as an applied tool that can be used to connect the public to urban nature at a continental scale, and provide information critical to urban planners and landscape architects. Our network therefore has the potential to advance knowledge and to improve the ability to plan and manage cities to support biodiversity.","container-title":"Frontiers in Ecology and the Environment","DOI":"10.1002/fee.2030","ISSN":"1540-9309","issue":"4","language":"en","page":"232-239","source":"Wiley Online Library","title":"Advancing urban wildlife research through a multi-city collaboration","volume":"17","author":[{"family":"Magle","given":"Seth B."},{"family":"Fidino","given":"Mason"},{"family":"Lehrer","given":"Elizabeth W."},{"family":"Gallo","given":"Travis"},{"family":"Mulligan","given":"Matthew P."},{"family":"Ríos","given":"María Jazmín"},{"family":"Ahlers","given":"Adam A."},{"family":"Angstmann","given":"Julia"},{"family":"Belaire","given":"Amy"},{"family":"Dugelby","given":"Barbara"},{"family":"Gramza","given":"Ashley"},{"family":"Hartley","given":"Laurel"},{"family":"MacDougall","given":"Brandon"},{"family":"Ryan","given":"Travis"},{"family":"Salsbury","given":"Carmen"},{"family":"Sander","given":"Heather"},{"family":"Schell","given":"Christopher"},{"family":"Simon","given":"Kelly"},{"family":"Onge","given":"Sarah St"},{"family":"Drake","given":"David"}],"issued":{"date-parts":[["2019"]]}}}],"schema":"https://github.com/citation-style-language/schema/raw/master/csl-citation.json"} </w:instrText>
      </w:r>
      <w:r w:rsidRPr="002106B3">
        <w:fldChar w:fldCharType="separate"/>
      </w:r>
      <w:r w:rsidRPr="002106B3">
        <w:rPr>
          <w:noProof/>
        </w:rPr>
        <w:t>(Magle et al. 2012, 2019)</w:t>
      </w:r>
      <w:r w:rsidRPr="002106B3">
        <w:fldChar w:fldCharType="end"/>
      </w:r>
      <w:r w:rsidRPr="002106B3">
        <w:t xml:space="preserve">. However, urban wildlife research has been inherently spatial in nature; invoking traditional ecological principles like island biogeography, metapopulations, and connectivity to study species-habitat relationships </w:t>
      </w:r>
      <w:r w:rsidRPr="002106B3">
        <w:fldChar w:fldCharType="begin"/>
      </w:r>
      <w:r w:rsidRPr="002106B3">
        <w:instrText xml:space="preserve"> ADDIN ZOTERO_ITEM CSL_CITATION {"citationID":"8SBGOgHu","properties":{"formattedCitation":"(e.g., Gallo et al. 2018, Moll et al. 2020)","plainCitation":"(e.g., Gallo et al. 2018, Moll et al. 2020)","noteIndex":0},"citationItems":[{"id":282,"uris":["http://zotero.org/users/3256562/items/JF5F8YE2"],"uri":["http://zotero.org/users/3256562/items/JF5F8YE2"],"itemData":{"id":282,"type":"article-journal","abstract":"For over a century there have been continual efforts to incorporate nature into urban planning. These efforts (i.e., urban reconciliation) aim to manage and create habitats that support biodiversity within cities. Given that species select habitat at different spatial scales, understanding the scale at which urban species respond to their environment is critical to the success of urban reconciliation efforts. We assessed species–habitat relationships for common bat species at 50-m, 500-m, and 1 km spatial scales in the Chicago (U.S.A.) metropolitan area and predicted bat activity across the greater Chicago region. Habitat characteristics across all measured scales were important predictors of silver-haired bat (Lasionycteris noctivagans) and eastern red bat (Lasiurus borealis) activity, and big brown bat (Eptesicus fuscus) activity was significantly lower at urban sites relative to rural sites. Open vegetation had a negative effect on silver-haired bat activity at the 50-m scale but a positive effect at the 500-m scale, indicating potential shifts in the relative importance of some habitat characteristics at different scales. These results demonstrate that localized effects may be constrained by broader spatial patterns. Our findings highlight the importance of considering scale in urban reconciliation efforts and our landscape predictions provide information that can help prioritize urban conservation work.","container-title":"Conservation Biology","DOI":"10.1111/cobi.13047","ISSN":"1523-1739","issue":"3","language":"en","page":"638-647","source":"Wiley Online Library","title":"Need for multiscale planning for conservation of urban bats","volume":"32","author":[{"family":"Gallo","given":"Travis"},{"family":"Lehrer","given":"Elizabeth W."},{"family":"Fidino","given":"Mason"},{"family":"Kilgour","given":"R. Julia"},{"family":"Wolff","given":"Patrick J."},{"family":"Magle","given":"Seth B."}],"issued":{"date-parts":[["2018"]]}},"label":"page","prefix":"e.g., "},{"id":263,"uris":["http://zotero.org/users/3256562/items/K53HCGSH"],"uri":["http://zotero.org/users/3256562/items/K53HCGSH"],"itemData":{"id":263,"type":"article-journal","abstract":"Spatial scale is fundamental in understanding species?landscape relationships because species? responses to landscape characteristics typically vary across scales. Nonetheless, such scales are often unidentified or unreliably predicted by theory. Many landscapes worldwide are urbanizing, yet the spatial scaling of species? responses to urbanization is poorly understood. We investigated the spatial scaling of urbanization effects on a community of 15 mammal species using ~60 000 wildlife detections collected from a constellation of 207 camera traps across an extensive urban park system. We embedded a bivariate Gaussian kernel in hierarchical multi-species models to determine two scales of effect (a scale of maximal effect and a broader scale of cumulative landscape effect) for two biological responses (occupancy and site visit frequency) across two seasons (winter and summer) for each species. We then assessed whether scales of effect varied according to theoretical predictions associated with biological responses and species traits (body size and mobility). Scales of effect ranged from &lt; 50?m to &gt; 9000?m and varied among species, but not as predicted by theory. Species? occupancy generally showed a weak response to urbanization and the scale of this effect was both highly uncertain and consistent across species. We did not detect any relationship between scales of effect and species? body size or mobility, nor was there any evident pattern of scaling across biological response or seasons. These results imply that 1) urbanization effects on mammals manifest across a very broad spectrum of spatial scales, and 2) current theories that a priori predict the scale at which urbanization affects mammals may be of limited use within a given system. Overall, this study suggests that developing general theory regarding the scaling of species?landscape relationships requires additional empirical work conducted across multiple species, systems and timescales.","container-title":"Ecography","DOI":"10.1111/ecog.04762","ISSN":"0906-7590","issue":"2","journalAbbreviation":"Ecography","note":"publisher: John Wiley &amp; Sons, Ltd","page":"171-183","title":"At what spatial scale(s) do mammals respond to urbanization?","volume":"43","author":[{"family":"Moll","given":"Remington J."},{"family":"Cepek","given":"Jonathon D."},{"family":"Lorch","given":"Patrick D."},{"family":"Dennis","given":"Patricia M."},{"family":"Robison","given":"Terry"},{"family":"Montgomery","given":"Robert A."}],"issued":{"date-parts":[["2020",2,1]]}},"label":"page"}],"schema":"https://github.com/citation-style-language/schema/raw/master/csl-citation.json"} </w:instrText>
      </w:r>
      <w:r w:rsidRPr="002106B3">
        <w:fldChar w:fldCharType="separate"/>
      </w:r>
      <w:r w:rsidRPr="002106B3">
        <w:rPr>
          <w:noProof/>
        </w:rPr>
        <w:t>(e.g., Gallo et al. 2018, Moll et al. 2020)</w:t>
      </w:r>
      <w:r w:rsidRPr="002106B3">
        <w:fldChar w:fldCharType="end"/>
      </w:r>
      <w:r w:rsidRPr="002106B3">
        <w:t xml:space="preserve">, spatial overlap of interacting species </w:t>
      </w:r>
      <w:r w:rsidRPr="002106B3">
        <w:fldChar w:fldCharType="begin"/>
      </w:r>
      <w:r w:rsidRPr="002106B3">
        <w:instrText xml:space="preserve"> ADDIN ZOTERO_ITEM CSL_CITATION {"citationID":"9DxSRPMJ","properties":{"formattedCitation":"(e.g., Mueller et al. 2018, Moll et al. 2018, Fidino et al. 2019)","plainCitation":"(e.g., Mueller et al. 2018, Moll et al. 2018, Fidino et al. 2019)","noteIndex":0},"citationItems":[{"id":265,"uris":["http://zotero.org/users/3256562/items/SCR9KX2E"],"uri":["http://zotero.org/users/3256562/items/SCR9KX2E"],"itemData":{"id":265,"type":"article-journal","abstract":"Urban environments are increasing worldwide and are inherently different than their rural counterparts, with a variety of effects on wildlife due to human presence, increased habitat fragmentation, movement barriers, and access to anthropogenic food sources. Effective management of urban wildlife requires an understanding of how urbanization affects their behavior and ecology. The spatial activity and interactions of urban wildlife, however, have not been as rigorously researched as in rural areas. From January 2015 to December 2016, we captured, radio-collared, and tracked 11 coyotes and 12 red foxes in Madison, WI. Within our study area, coyotes strongly selected home ranges with high proportions of natural areas; conversely, red foxes selected home ranges with open space and moderately developed areas. Use of highly developed areas best explained variation among individual home range sizes and inversely affected home range size for coyotes and red foxes. Coyote and red fox home ranges showed some degree of spatial and temporal overlap, but generally appeared partitioned by habitat type within our study area. Coyotes and red foxes were both active at similar times of the day, but their movement patterns differed based on species-specific habitat use. This spatial partitioning may promote positive co-existence between these sympatric canids in urban areas, and our findings of spatial activity and interactions will better inform wildlife managers working in urban areas.","container-title":"PLOS ONE","DOI":"10.1371/journal.pone.0190971","issue":"1","journalAbbreviation":"PLOS ONE","note":"publisher: Public Library of Science","page":"e0190971","title":"Coexistence of coyotes (Canis latrans) and red foxes (Vulpes vulpes) in an urban landscape","volume":"13","author":[{"family":"Mueller","given":"Marcus A."},{"family":"Drake","given":"David"},{"family":"Allen","given":"Maximilian L."}],"issued":{"date-parts":[["2018",1,24]]}},"label":"page","prefix":"e.g., "},{"id":264,"uris":["http://zotero.org/users/3256562/items/LMEB7MAP"],"uri":["http://zotero.org/users/3256562/items/LMEB7MAP"],"itemData":{"id":264,"type":"article-journal","abstract":"Humans can profoundly shape animal community dynamics, but such effects have rarely been evaluated for terrestrial carnivores. Humans affect carnivores in both spatial and temporal dimensions via the chance of human encounter and alteration of the landscape through urban development. We investigated three hypotheses regarding how humans mediate the sympatry of larger, dominant carnivores with their smaller, subordinate counterparts. We tested these hypotheses by examining the spatio-temporal dynamics of a dominant carnivore (coyote Canis latrans) and its subordinate competitor (red fox Vulpes vulpes) across an extensive urban park system. We found that dominant and subordinate carnivores exhibited strong and often opposing spatio-temporal responses to the probability of human encounter and urban development. Spatially, coyotes visited more highly developed sites less frequently while red foxes exhibited an opposing response. Temporally, both species avoided humans via nocturnal activity. Spatio-temporally, red foxes avoided coyotes at all sites and avoided humans at highly developed sites, whereas coyotes showed a positive association with humans at such sites. Our analysis indicates that areas with higher urban development might act as spatial refugia for some subordinate carnivores against interference from larger, dominant carnivores (a “human shield” effect). Our findings also reveal that broad-scale spatial avoidance is likely a crucial component of coexistence between larger, dominant carnivores and humans, whereas finer-scale spatio-temporal avoidance is likely a key feature of coexistence between humans and smaller, subordinate carnivores. Overall, our study underscores the complex and pervasive nature of human influence over the sympatry of competing carnivores inhabiting urban systems.","archive":"ProQuest Central; Research Library; SciTech Premium Collection","archive_location":"2026185118","container-title":"Urban Ecosystems","DOI":"10.1007/s11252-018-0758-6","ISSN":"10838155","issue":"4","language":"English","note":"publisher-place: Salzburg\npublisher: Springer Nature B.V.","page":"765-778","title":"Humans and urban development mediate the sympatry of competing carnivores","volume":"21","author":[{"family":"Moll","given":"Remington J"},{"family":"Cepek","given":"Jonathon D"},{"family":"Lorch","given":"Patrick D"},{"family":"Dennis","given":"Patricia M"},{"family":"Robison","given":"Terry"},{"family":"Millspaugh","given":"Joshua J"},{"family":"Montgomery","given":"Robert A"}],"issued":{"date-parts":[["2018",8]]}},"label":"page"},{"id":2895,"uris":["http://zotero.org/users/3256562/items/FWNQR4MP"],"uri":["http://zotero.org/users/3256562/items/FWNQR4MP"],"itemData":{"id":2895,"type":"article-journal","abstract":"Although ecology is rife with theory that explores how multiple species co-occur through space and time, the field lacks robust statistical models to parameterize this theory with empirical data, particularly when species are detected imperfectly and data are collected as a time-series. We address this need by developing an occupancy model that estimates local colonization and extinction rates for two or more interacting species when data are collected across multiple sampling occasions. This model estimates how community composition at a site may change across sampling occasions by assuming the latent occupancy state is a categorical random variable. We used a multinomial-logit model to parameterize species specific parameters and pairwise interactions between species, both of which can be made a function of covariates. These transition probabilities between community states can then be converted to occupancy or co-occurrence probabilities to determine how community composition varies along an environmental gradient or through time. As an example, we estimate patterns of co-occurrence between coyote Canis latrans, Virginia opossum Didelphis virginiana, and raccoon Procyon lotor in Chicago, Illinois, USA with data from a multiyear camera trapping study. Models with pairwise interactions between species greatly out performed models that assumed independence between species. Opossum and raccoon, for example, were far less likely to go extinct in habitat patches where coyotes were present. Community composition at a site depends on species interactions and the local environment. Our model can separate such effects by estimating the underlying processes that define species occurrence patterns. As a result, our model can more explicitly quantify a wide range of ecological dynamics and therefore be used to empirically test ecological theory, such as estimating priority effects at a site or turnover rates between species, both of which can be made to vary as a function of covariates.","container-title":"Methods in Ecology and Evolution","DOI":"10.1111/2041-210X.13117","ISSN":"2041-210X","issue":"2","language":"en","note":"_eprint: https://besjournals.onlinelibrary.wiley.com/doi/pdf/10.1111/2041-210X.13117","page":"233-244","source":"Wiley Online Library","title":"A multistate dynamic occupancy model to estimate local colonization–extinction rates and patterns of co-occurrence between two or more interacting species","volume":"10","author":[{"family":"Fidino","given":"Mason"},{"family":"Simonis","given":"Juniper L."},{"family":"Magle","given":"Seth B."}],"issued":{"date-parts":[["2019"]]}}}],"schema":"https://github.com/citation-style-language/schema/raw/master/csl-citation.json"} </w:instrText>
      </w:r>
      <w:r w:rsidRPr="002106B3">
        <w:fldChar w:fldCharType="separate"/>
      </w:r>
      <w:r w:rsidRPr="002106B3">
        <w:rPr>
          <w:noProof/>
        </w:rPr>
        <w:t>(e.g., Mueller et al. 2018, Moll et al. 2018, Fidino et al. 2019)</w:t>
      </w:r>
      <w:r w:rsidRPr="002106B3">
        <w:fldChar w:fldCharType="end"/>
      </w:r>
      <w:r w:rsidRPr="002106B3">
        <w:t xml:space="preserve">, or population and community dynamics </w:t>
      </w:r>
      <w:r w:rsidRPr="002106B3">
        <w:fldChar w:fldCharType="begin"/>
      </w:r>
      <w:r w:rsidRPr="002106B3">
        <w:instrText xml:space="preserve"> ADDIN ZOTERO_ITEM CSL_CITATION {"citationID":"OhIh2wnm","properties":{"formattedCitation":"(e.g., Rodewald and Gehrt 2014, Gallo et al. 2017)","plainCitation":"(e.g., Rodewald and Gehrt 2014, Gallo et al. 2017)","noteIndex":0},"citationItems":[{"id":262,"uris":["http://zotero.org/users/3256562/items/QRLKKC8P"],"uri":["http://zotero.org/users/3256562/items/QRLKKC8P"],"itemData":{"id":262,"type":"chapter","abstract":"Species occur in urban landscapes under a wide range of conditions and densities, but knowing only the pattern of occurrence provides limited information about species-specific relationships with urbanization. Identifying the specific ways in which urban and non-urban wildlife populations differ and the underlying reasons for those differences is a challenging and complex task. After all, the response of a species to urbanization may be the consequence of wide variety of factors, including life history, behavioral, and physiological attributes that promote avoidance, tolerance, or preference for urban systems. The literature suggests that species that respond negatively to development tend to be habitat specialists, migratory, and/or sensitive to a wide range of human activities and disturbance, whereas species that respond positively are often generalists, omnivorous, multi-brooded, and behaviorally flexible. In this chapter we examine how urbanization affects population structure and demography of species occupying both urban and non-urban landscapes.","container-title":"Urban Wildlife conservation: Theory and Practice","event-place":"Boston, MA","ISBN":"978-1-4899-7500-3","note":"DOI: 10.1007/978-1-4899-7500-3_8","page":"117-147","publisher":"Springer US","publisher-place":"Boston, MA","title":"Wildlife Population Dynamics in Urban Landscapes","URL":"https://doi.org/10.1007/978-1-4899-7500-3_8","author":[{"family":"Rodewald","given":"Amanda D."},{"family":"Gehrt","given":"Stanley D."}],"editor":[{"family":"McCleery","given":"Robert A."},{"family":"Moorman","given":"Christopher E."},{"family":"Peterson","given":"M. Nils"}],"issued":{"date-parts":[["2014"]]}},"prefix":"e.g., "},{"id":93,"uris":["http://zotero.org/users/3256562/items/6J9NIHR6"],"uri":["http://zotero.org/users/3256562/items/6J9NIHR6"],"itemData":{"id":93,"type":"article-journal","abstract":"As urban growth expands and natural environments fragment, it is essential to understand the ecological roles fulfilled by urban green spaces. To evaluate how urban green spaces function as wildlife habitat, we estimated mammal diversity and metacommunity dynamics in city parks, cemeteries, golf courses, and natural areas throughout the greater Chicago, Illinois, USA region. We found similar α-diversity (with the exception of city parks), but remarkably dissimilar communities in different urban green spaces. Additionally, the type of urban green space greatly influenced species colonization and persistence rates. For example, coyotes (Canis latrans) had the highest, but white-tailed deer (Odocoileus virginianus) the lowest probability of persistence in golf courses compared to other green space types. Further, most species had a difficult time colonizing city parks even when sites were seemingly available. Our results indicate that urban green spaces contribute different, but collectively important, habitats for maintaining and conserving biodiversity in cities.","container-title":"Ecological Applications","DOI":"10.1002/eap.1611","ISSN":"1939-5582","issue":"8","journalAbbreviation":"Ecol Appl","language":"en","page":"2330-2341","source":"Wiley Online Library","title":"Mammal diversity and metacommunity dynamics in urban green spaces: implications for urban wildlife conservation","title-short":"Mammal diversity and metacommunity dynamics in urban green spaces","volume":"27","author":[{"family":"Gallo","given":"Travis"},{"family":"Fidino","given":"Mason"},{"family":"Lehrer","given":"Elizabeth W."},{"family":"Magle","given":"Seth B."}],"issued":{"date-parts":[["2017",12,1]]}}}],"schema":"https://github.com/citation-style-language/schema/raw/master/csl-citation.json"} </w:instrText>
      </w:r>
      <w:r w:rsidRPr="002106B3">
        <w:fldChar w:fldCharType="separate"/>
      </w:r>
      <w:r w:rsidRPr="002106B3">
        <w:rPr>
          <w:noProof/>
        </w:rPr>
        <w:t>(e.g., Rodewald and Gehrt 2014, Gallo et al. 2017)</w:t>
      </w:r>
      <w:r w:rsidRPr="002106B3">
        <w:fldChar w:fldCharType="end"/>
      </w:r>
      <w:r w:rsidRPr="002106B3">
        <w:t>. Such research demonstrates dramatic changes in species’ responses along spatial gradients of urbanization, but ignore the fact that animals also use time as an ecological resource (</w:t>
      </w:r>
      <w:proofErr w:type="spellStart"/>
      <w:r w:rsidRPr="002106B3">
        <w:t>Kronfeld</w:t>
      </w:r>
      <w:proofErr w:type="spellEnd"/>
      <w:r w:rsidRPr="002106B3">
        <w:t>-Schor and Dayan 2003).</w:t>
      </w:r>
    </w:p>
    <w:p w14:paraId="79006411" w14:textId="77777777" w:rsidR="003102F3" w:rsidRPr="002106B3" w:rsidRDefault="003102F3" w:rsidP="003102F3"/>
    <w:p w14:paraId="1F0BD37E" w14:textId="3E793D26" w:rsidR="003102F3" w:rsidRPr="002106B3" w:rsidRDefault="003102F3" w:rsidP="003102F3">
      <w:pPr>
        <w:pStyle w:val="CommentText"/>
        <w:rPr>
          <w:rFonts w:ascii="Times New Roman" w:hAnsi="Times New Roman" w:cs="Times New Roman"/>
        </w:rPr>
      </w:pPr>
      <w:r w:rsidRPr="002106B3">
        <w:rPr>
          <w:rFonts w:ascii="Times New Roman" w:eastAsia="Times New Roman" w:hAnsi="Times New Roman" w:cs="Times New Roman"/>
        </w:rPr>
        <w:t xml:space="preserve">A recent global analysis of mammal activity patterns confirmed that animals do adjust their diel activity patterns in areas of high human disturbance </w:t>
      </w:r>
      <w:r w:rsidRPr="002106B3">
        <w:rPr>
          <w:rFonts w:ascii="Times New Roman" w:eastAsia="Times New Roman" w:hAnsi="Times New Roman" w:cs="Times New Roman"/>
        </w:rPr>
        <w:fldChar w:fldCharType="begin"/>
      </w:r>
      <w:r w:rsidRPr="002106B3">
        <w:rPr>
          <w:rFonts w:ascii="Times New Roman" w:eastAsia="Times New Roman" w:hAnsi="Times New Roman" w:cs="Times New Roman"/>
        </w:rPr>
        <w:instrText xml:space="preserve"> ADDIN ZOTERO_ITEM CSL_CITATION {"citationID":"b4zkjV4I","properties":{"formattedCitation":"(Gaynor et al. 2018)","plainCitation":"(Gaynor et al. 2018)","noteIndex":0},"citationItems":[{"id":314,"uris":["http://zotero.org/users/3256562/items/ZEA3MKXI"],"uri":["http://zotero.org/users/3256562/items/ZEA3MKXI"],"itemData":{"id":314,"type":"article-journal","abstract":"Nocturnal refuge\nAs the human population grows, there are fewer places for animals to live out their lives independently of our influence. Given our mostly diurnal tendencies, one domain that remains less affected by humans is the night. Gaynor et al. found that across the globe and across mammalian species—from deer to coyotes and from tigers to wild boar—animals are becoming more nocturnal (see the Perspective by Benítez-López). Human activities of all kinds, including nonlethal pastimes such as hiking, seem to drive animals to make use of hours when we are not around. Such changes may provide some relief, but they may also have ecosystem-level consequences.\nScience, this issue p. 1232; see also p. 1185\nRapid expansion of human activity has driven well-documented shifts in the spatial distribution of wildlife, but the cumulative effect of human disturbance on the temporal dynamics of animals has not been quantified. We examined anthropogenic effects on mammal diel activity patterns, conducting a meta-analysis of 76 studies of 62 species from six continents. Our global study revealed a strong effect of humans on daily patterns of wildlife activity. Animals increased their nocturnality by an average factor of 1.36 in response to human disturbance. This finding was consistent across continents, habitats, taxa, and human activities. As the global human footprint expands, temporal avoidance of humans may facilitate human-wildlife coexistence. However, such responses can result in marked shifts away from natural patterns of activity, with consequences for fitness, population persistence, community interactions, and evolution.\nHuman activities are pushing animals towards a more nocturnal existence.\nHuman activities are pushing animals towards a more nocturnal existence.","container-title":"Science","DOI":"10.1126/science.aar7121","ISSN":"0036-8075, 1095-9203","issue":"6394","language":"en","note":"PMID: 29903973","page":"1232-1235","source":"science.sciencemag.org","title":"The influence of human disturbance on wildlife nocturnality","volume":"360","author":[{"family":"Gaynor","given":"Kaitlyn M."},{"family":"Hojnowski","given":"Cheryl E."},{"family":"Carter","given":"Neil H."},{"family":"Brashares","given":"Justin S."}],"issued":{"date-parts":[["2018",6,15]]}}}],"schema":"https://github.com/citation-style-language/schema/raw/master/csl-citation.json"} </w:instrText>
      </w:r>
      <w:r w:rsidRPr="002106B3">
        <w:rPr>
          <w:rFonts w:ascii="Times New Roman" w:eastAsia="Times New Roman" w:hAnsi="Times New Roman" w:cs="Times New Roman"/>
        </w:rPr>
        <w:fldChar w:fldCharType="separate"/>
      </w:r>
      <w:r w:rsidRPr="002106B3">
        <w:rPr>
          <w:rFonts w:ascii="Times New Roman" w:eastAsia="Times New Roman" w:hAnsi="Times New Roman" w:cs="Times New Roman"/>
          <w:noProof/>
        </w:rPr>
        <w:t>(Gaynor et al. 2018)</w:t>
      </w:r>
      <w:r w:rsidRPr="002106B3">
        <w:rPr>
          <w:rFonts w:ascii="Times New Roman" w:eastAsia="Times New Roman" w:hAnsi="Times New Roman" w:cs="Times New Roman"/>
        </w:rPr>
        <w:fldChar w:fldCharType="end"/>
      </w:r>
      <w:r w:rsidRPr="002106B3">
        <w:rPr>
          <w:rFonts w:ascii="Times New Roman" w:eastAsia="Times New Roman" w:hAnsi="Times New Roman" w:cs="Times New Roman"/>
        </w:rPr>
        <w:t xml:space="preserve">. While </w:t>
      </w:r>
      <w:r w:rsidR="002106B3" w:rsidRPr="002106B3">
        <w:rPr>
          <w:rFonts w:ascii="Times New Roman" w:eastAsia="Times New Roman" w:hAnsi="Times New Roman" w:cs="Times New Roman"/>
        </w:rPr>
        <w:t>the Gaynor et al. (2018)</w:t>
      </w:r>
      <w:r w:rsidRPr="002106B3">
        <w:rPr>
          <w:rFonts w:ascii="Times New Roman" w:eastAsia="Times New Roman" w:hAnsi="Times New Roman" w:cs="Times New Roman"/>
        </w:rPr>
        <w:t xml:space="preserve"> review focused on several forms of human disturbance, 11 studies </w:t>
      </w:r>
      <w:r w:rsidR="002106B3" w:rsidRPr="002106B3">
        <w:rPr>
          <w:rFonts w:ascii="Times New Roman" w:eastAsia="Times New Roman" w:hAnsi="Times New Roman" w:cs="Times New Roman"/>
        </w:rPr>
        <w:t xml:space="preserve">did specifically </w:t>
      </w:r>
      <w:r w:rsidRPr="002106B3">
        <w:rPr>
          <w:rFonts w:ascii="Times New Roman" w:eastAsia="Times New Roman" w:hAnsi="Times New Roman" w:cs="Times New Roman"/>
        </w:rPr>
        <w:t xml:space="preserve">assess changes in diel activity due to urbanization. </w:t>
      </w:r>
      <w:r w:rsidR="002106B3" w:rsidRPr="002106B3">
        <w:rPr>
          <w:rFonts w:ascii="Times New Roman" w:eastAsia="Times New Roman" w:hAnsi="Times New Roman" w:cs="Times New Roman"/>
        </w:rPr>
        <w:t>Yet</w:t>
      </w:r>
      <w:r w:rsidRPr="002106B3">
        <w:rPr>
          <w:rFonts w:ascii="Times New Roman" w:eastAsia="Times New Roman" w:hAnsi="Times New Roman" w:cs="Times New Roman"/>
        </w:rPr>
        <w:t xml:space="preserve">, </w:t>
      </w:r>
      <w:r w:rsidR="002106B3" w:rsidRPr="002106B3">
        <w:rPr>
          <w:rFonts w:ascii="Times New Roman" w:hAnsi="Times New Roman" w:cs="Times New Roman"/>
        </w:rPr>
        <w:t>these</w:t>
      </w:r>
      <w:r w:rsidRPr="002106B3">
        <w:rPr>
          <w:rFonts w:ascii="Times New Roman" w:hAnsi="Times New Roman" w:cs="Times New Roman"/>
        </w:rPr>
        <w:t xml:space="preserve"> 11 urban studies explored differences in diel patterns only between urban and non-urban areas, indicating that variation in diel activity within cities and across gradients of urbanization have gone relatively unexplored. Gaynor et al. (2018) also revealed that there has been a strong focus on carnivore activity patterns. A</w:t>
      </w:r>
      <w:r w:rsidRPr="002106B3">
        <w:rPr>
          <w:rFonts w:ascii="Times New Roman" w:eastAsia="Times New Roman" w:hAnsi="Times New Roman" w:cs="Times New Roman"/>
        </w:rPr>
        <w:t xml:space="preserve">ll but one of the 11 urban studies focused on carnivore species </w:t>
      </w:r>
      <w:r w:rsidRPr="002106B3">
        <w:rPr>
          <w:rFonts w:ascii="Times New Roman" w:eastAsia="Times New Roman" w:hAnsi="Times New Roman" w:cs="Times New Roman"/>
        </w:rPr>
        <w:fldChar w:fldCharType="begin"/>
      </w:r>
      <w:r w:rsidRPr="002106B3">
        <w:rPr>
          <w:rFonts w:ascii="Times New Roman" w:eastAsia="Times New Roman" w:hAnsi="Times New Roman" w:cs="Times New Roman"/>
        </w:rPr>
        <w:instrText xml:space="preserve"> ADDIN ZOTERO_ITEM CSL_CITATION {"citationID":"wKQN5akG","properties":{"formattedCitation":"(Gaynor et al. 2018)","plainCitation":"(Gaynor et al. 2018)","noteIndex":0},"citationItems":[{"id":314,"uris":["http://zotero.org/users/3256562/items/ZEA3MKXI"],"uri":["http://zotero.org/users/3256562/items/ZEA3MKXI"],"itemData":{"id":314,"type":"article-journal","abstract":"Nocturnal refuge\nAs the human population grows, there are fewer places for animals to live out their lives independently of our influence. Given our mostly diurnal tendencies, one domain that remains less affected by humans is the night. Gaynor et al. found that across the globe and across mammalian species—from deer to coyotes and from tigers to wild boar—animals are becoming more nocturnal (see the Perspective by Benítez-López). Human activities of all kinds, including nonlethal pastimes such as hiking, seem to drive animals to make use of hours when we are not around. Such changes may provide some relief, but they may also have ecosystem-level consequences.\nScience, this issue p. 1232; see also p. 1185\nRapid expansion of human activity has driven well-documented shifts in the spatial distribution of wildlife, but the cumulative effect of human disturbance on the temporal dynamics of animals has not been quantified. We examined anthropogenic effects on mammal diel activity patterns, conducting a meta-analysis of 76 studies of 62 species from six continents. Our global study revealed a strong effect of humans on daily patterns of wildlife activity. Animals increased their nocturnality by an average factor of 1.36 in response to human disturbance. This finding was consistent across continents, habitats, taxa, and human activities. As the global human footprint expands, temporal avoidance of humans may facilitate human-wildlife coexistence. However, such responses can result in marked shifts away from natural patterns of activity, with consequences for fitness, population persistence, community interactions, and evolution.\nHuman activities are pushing animals towards a more nocturnal existence.\nHuman activities are pushing animals towards a more nocturnal existence.","container-title":"Science","DOI":"10.1126/science.aar7121","ISSN":"0036-8075, 1095-9203","issue":"6394","language":"en","note":"PMID: 29903973","page":"1232-1235","source":"science.sciencemag.org","title":"The influence of human disturbance on wildlife nocturnality","volume":"360","author":[{"family":"Gaynor","given":"Kaitlyn M."},{"family":"Hojnowski","given":"Cheryl E."},{"family":"Carter","given":"Neil H."},{"family":"Brashares","given":"Justin S."}],"issued":{"date-parts":[["2018",6,15]]}}}],"schema":"https://github.com/citation-style-language/schema/raw/master/csl-citation.json"} </w:instrText>
      </w:r>
      <w:r w:rsidRPr="002106B3">
        <w:rPr>
          <w:rFonts w:ascii="Times New Roman" w:eastAsia="Times New Roman" w:hAnsi="Times New Roman" w:cs="Times New Roman"/>
        </w:rPr>
        <w:fldChar w:fldCharType="separate"/>
      </w:r>
      <w:r w:rsidRPr="002106B3">
        <w:rPr>
          <w:rFonts w:ascii="Times New Roman" w:eastAsia="Times New Roman" w:hAnsi="Times New Roman" w:cs="Times New Roman"/>
          <w:noProof/>
        </w:rPr>
        <w:t>(Gaynor et al. 2018)</w:t>
      </w:r>
      <w:r w:rsidRPr="002106B3">
        <w:rPr>
          <w:rFonts w:ascii="Times New Roman" w:eastAsia="Times New Roman" w:hAnsi="Times New Roman" w:cs="Times New Roman"/>
        </w:rPr>
        <w:fldChar w:fldCharType="end"/>
      </w:r>
      <w:r w:rsidR="002106B3" w:rsidRPr="002106B3">
        <w:rPr>
          <w:rFonts w:ascii="Times New Roman" w:eastAsia="Times New Roman" w:hAnsi="Times New Roman" w:cs="Times New Roman"/>
        </w:rPr>
        <w:t>, further indicating that</w:t>
      </w:r>
      <w:r w:rsidRPr="002106B3">
        <w:rPr>
          <w:rFonts w:ascii="Times New Roman" w:eastAsia="Times New Roman" w:hAnsi="Times New Roman" w:cs="Times New Roman"/>
        </w:rPr>
        <w:t xml:space="preserve"> little is known about temporal behavioral changes among urban mammal communities.</w:t>
      </w:r>
      <w:r w:rsidRPr="002106B3">
        <w:rPr>
          <w:rFonts w:ascii="Times New Roman" w:hAnsi="Times New Roman" w:cs="Times New Roman"/>
        </w:rPr>
        <w:t xml:space="preserve"> Taxa within a community will vary in their baseline temporal activity. For example, coyotes and racoons are generally nocturnal (CITATIONS), while deer and rabbits tend to be crepuscular or diurnal (CITATION). Taking a more comprehensive look at a larger suite of the urban mammal community will allow us to more fully understand the variability of activity patterns</w:t>
      </w:r>
      <w:r w:rsidR="002106B3" w:rsidRPr="002106B3">
        <w:rPr>
          <w:rFonts w:ascii="Times New Roman" w:hAnsi="Times New Roman" w:cs="Times New Roman"/>
        </w:rPr>
        <w:t xml:space="preserve"> and assess </w:t>
      </w:r>
      <w:r w:rsidR="002106B3" w:rsidRPr="002106B3">
        <w:rPr>
          <w:rFonts w:ascii="Times New Roman" w:hAnsi="Times New Roman" w:cs="Times New Roman"/>
        </w:rPr>
        <w:t xml:space="preserve">temporal adjustments </w:t>
      </w:r>
      <w:r w:rsidR="002106B3" w:rsidRPr="002106B3">
        <w:rPr>
          <w:rFonts w:ascii="Times New Roman" w:hAnsi="Times New Roman" w:cs="Times New Roman"/>
        </w:rPr>
        <w:t>in response to</w:t>
      </w:r>
      <w:r w:rsidR="002106B3" w:rsidRPr="002106B3">
        <w:rPr>
          <w:rFonts w:ascii="Times New Roman" w:hAnsi="Times New Roman" w:cs="Times New Roman"/>
        </w:rPr>
        <w:t xml:space="preserve"> local environmental change</w:t>
      </w:r>
      <w:r w:rsidRPr="002106B3">
        <w:rPr>
          <w:rFonts w:ascii="Times New Roman" w:hAnsi="Times New Roman" w:cs="Times New Roman"/>
        </w:rPr>
        <w:t>.</w:t>
      </w:r>
    </w:p>
    <w:p w14:paraId="23BD513B" w14:textId="77777777" w:rsidR="003102F3" w:rsidRPr="002106B3" w:rsidRDefault="003102F3" w:rsidP="003102F3"/>
    <w:p w14:paraId="30E210B6" w14:textId="4A377A1B" w:rsidR="003102F3" w:rsidRPr="002106B3" w:rsidRDefault="003102F3" w:rsidP="003102F3">
      <w:pPr>
        <w:pStyle w:val="CommentText"/>
        <w:rPr>
          <w:rFonts w:ascii="Times New Roman" w:eastAsia="Times New Roman" w:hAnsi="Times New Roman" w:cs="Times New Roman"/>
        </w:rPr>
      </w:pPr>
      <w:r w:rsidRPr="002106B3">
        <w:rPr>
          <w:rFonts w:ascii="Times New Roman" w:eastAsia="Times New Roman" w:hAnsi="Times New Roman" w:cs="Times New Roman"/>
        </w:rPr>
        <w:t xml:space="preserve">Here, we link spatial landscape characteristics with the diel activity patterns of 8 terrestrial </w:t>
      </w:r>
      <w:r w:rsidR="002106B3">
        <w:rPr>
          <w:rFonts w:ascii="Times New Roman" w:eastAsia="Times New Roman" w:hAnsi="Times New Roman" w:cs="Times New Roman"/>
        </w:rPr>
        <w:t>meso-</w:t>
      </w:r>
      <w:r w:rsidRPr="002106B3">
        <w:rPr>
          <w:rFonts w:ascii="Times New Roman" w:eastAsia="Times New Roman" w:hAnsi="Times New Roman" w:cs="Times New Roman"/>
        </w:rPr>
        <w:t xml:space="preserve">mammals across 10 U.S. cities. Our objectives were to assess whether species change their diel patterns as a function of urbanization within a city and to explain what characteristics of the urban environment have the strongest effect on diel activity patterns. We hypothesized that species will become more nocturnal in areas of greater urbanization </w:t>
      </w:r>
      <w:r w:rsidRPr="002106B3">
        <w:rPr>
          <w:rFonts w:ascii="Times New Roman" w:eastAsia="Times New Roman" w:hAnsi="Times New Roman" w:cs="Times New Roman"/>
        </w:rPr>
        <w:fldChar w:fldCharType="begin"/>
      </w:r>
      <w:r w:rsidRPr="002106B3">
        <w:rPr>
          <w:rFonts w:ascii="Times New Roman" w:eastAsia="Times New Roman" w:hAnsi="Times New Roman" w:cs="Times New Roman"/>
        </w:rPr>
        <w:instrText xml:space="preserve"> ADDIN ZOTERO_ITEM CSL_CITATION {"citationID":"hh8ddfXt","properties":{"formattedCitation":"(Gaynor et al. 2018)","plainCitation":"(Gaynor et al. 2018)","noteIndex":0},"citationItems":[{"id":314,"uris":["http://zotero.org/users/3256562/items/ZEA3MKXI"],"uri":["http://zotero.org/users/3256562/items/ZEA3MKXI"],"itemData":{"id":314,"type":"article-journal","abstract":"Nocturnal refuge\nAs the human population grows, there are fewer places for animals to live out their lives independently of our influence. Given our mostly diurnal tendencies, one domain that remains less affected by humans is the night. Gaynor et al. found that across the globe and across mammalian species—from deer to coyotes and from tigers to wild boar—animals are becoming more nocturnal (see the Perspective by Benítez-López). Human activities of all kinds, including nonlethal pastimes such as hiking, seem to drive animals to make use of hours when we are not around. Such changes may provide some relief, but they may also have ecosystem-level consequences.\nScience, this issue p. 1232; see also p. 1185\nRapid expansion of human activity has driven well-documented shifts in the spatial distribution of wildlife, but the cumulative effect of human disturbance on the temporal dynamics of animals has not been quantified. We examined anthropogenic effects on mammal diel activity patterns, conducting a meta-analysis of 76 studies of 62 species from six continents. Our global study revealed a strong effect of humans on daily patterns of wildlife activity. Animals increased their nocturnality by an average factor of 1.36 in response to human disturbance. This finding was consistent across continents, habitats, taxa, and human activities. As the global human footprint expands, temporal avoidance of humans may facilitate human-wildlife coexistence. However, such responses can result in marked shifts away from natural patterns of activity, with consequences for fitness, population persistence, community interactions, and evolution.\nHuman activities are pushing animals towards a more nocturnal existence.\nHuman activities are pushing animals towards a more nocturnal existence.","container-title":"Science","DOI":"10.1126/science.aar7121","ISSN":"0036-8075, 1095-9203","issue":"6394","language":"en","note":"PMID: 29903973","page":"1232-1235","source":"science.sciencemag.org","title":"The influence of human disturbance on wildlife nocturnality","volume":"360","author":[{"family":"Gaynor","given":"Kaitlyn M."},{"family":"Hojnowski","given":"Cheryl E."},{"family":"Carter","given":"Neil H."},{"family":"Brashares","given":"Justin S."}],"issued":{"date-parts":[["2018",6,15]]}}}],"schema":"https://github.com/citation-style-language/schema/raw/master/csl-citation.json"} </w:instrText>
      </w:r>
      <w:r w:rsidRPr="002106B3">
        <w:rPr>
          <w:rFonts w:ascii="Times New Roman" w:eastAsia="Times New Roman" w:hAnsi="Times New Roman" w:cs="Times New Roman"/>
        </w:rPr>
        <w:fldChar w:fldCharType="separate"/>
      </w:r>
      <w:r w:rsidRPr="002106B3">
        <w:rPr>
          <w:rFonts w:ascii="Times New Roman" w:eastAsia="Times New Roman" w:hAnsi="Times New Roman" w:cs="Times New Roman"/>
          <w:noProof/>
        </w:rPr>
        <w:t>(Gaynor et al. 2018)</w:t>
      </w:r>
      <w:r w:rsidRPr="002106B3">
        <w:rPr>
          <w:rFonts w:ascii="Times New Roman" w:eastAsia="Times New Roman" w:hAnsi="Times New Roman" w:cs="Times New Roman"/>
        </w:rPr>
        <w:fldChar w:fldCharType="end"/>
      </w:r>
      <w:r w:rsidRPr="002106B3">
        <w:rPr>
          <w:rFonts w:ascii="Times New Roman" w:eastAsia="Times New Roman" w:hAnsi="Times New Roman" w:cs="Times New Roman"/>
        </w:rPr>
        <w:t xml:space="preserve">. In urban environments, humans are likely the greatest threat to carnivores </w:t>
      </w:r>
      <w:r w:rsidRPr="002106B3">
        <w:rPr>
          <w:rFonts w:ascii="Times New Roman" w:eastAsia="Times New Roman" w:hAnsi="Times New Roman" w:cs="Times New Roman"/>
        </w:rPr>
        <w:fldChar w:fldCharType="begin"/>
      </w:r>
      <w:r w:rsidRPr="002106B3">
        <w:rPr>
          <w:rFonts w:ascii="Times New Roman" w:eastAsia="Times New Roman" w:hAnsi="Times New Roman" w:cs="Times New Roman"/>
        </w:rPr>
        <w:instrText xml:space="preserve"> ADDIN ZOTERO_ITEM CSL_CITATION {"citationID":"LTZ9pvFf","properties":{"formattedCitation":"(Gehrt et al. 2009, Clinchy et al. 2016)","plainCitation":"(Gehrt et al. 2009, Clinchy et al. 2016)","noteIndex":0},"citationItems":[{"id":318,"uris":["http://zotero.org/users/3256562/items/YEEFIYZA"],"uri":["http://zotero.org/users/3256562/items/YEEFIYZA"],"itemData":{"id":318,"type":"article-journal","abstract":"[An understanding of how top mammalian carnivores respond to urbanization is important for conservation and management of human–wildlife conflicts. Coyotes (Canis latrans) have recently become more prevalent in many metropolitan areas; however, their apparent success is poorly understood. We estimated home-range size and selection of land-use types for coyotes in a heavily urbanized landscape, with a particular focus on responses of coyotes to those parts of the urban landscape with high levels of human development or activity. Mean (± SE) annual home ranges of transient coyotes (X̄ = 26.80 ± 2.95 km2) were larger than those of resident coyotes (X̄ = 4.95 ± 0.34 km2), and home-range size for resident coyotes did not vary among seasons or between age and sex classes. Although most home ranges were associated with natural patches of habitat, there was considerable variation among coyotes, with some home ranges entirely lacking patches of natural habitat. Within home ranges, coyotes typically avoided land-use types associated with human activity (i.e., Residential, Urban Grass, and Urban Land) regardless of coyote characteristics, seasons, and activity periods. Few coyotes were nuisances, and conflicts occurred when coyotes were sick or exposed to wildlife feeding by humans. We found little evidence that coyotes were attracted to areas associated with human activity, despite at times having home ranges located in heavily developed areas.]","archive":"JSTOR","container-title":"Journal of Mammalogy","ISSN":"0022-2372","issue":"5","page":"1045-1057","source":"JSTOR","title":"Home Range and Landscape Use of Coyotes in a Metropolitan Landscape: Conflict or Coexistence?","title-short":"Home Range and Landscape Use of Coyotes in a Metropolitan Landscape","volume":"90","author":[{"family":"Gehrt","given":"Stanley D."},{"family":"Anchor","given":"Chris"},{"family":"White","given":"Lynsey A."}],"issued":{"date-parts":[["2009"]]}}},{"id":326,"uris":["http://zotero.org/users/3256562/items/MCJZS3NW"],"uri":["http://zotero.org/users/3256562/items/MCJZS3NW"],"itemData":{"id":326,"type":"article-journal","abstract":"Lay Summary.  Large carnivores are frightening beasts, but the fear they inspire pales compared with that caused by the human “super predator.” European badgers","container-title":"Behavioral Ecology","DOI":"10.1093/beheco/arw117","ISSN":"1045-2249","issue":"6","journalAbbreviation":"Behav Ecol","language":"en","page":"1826-1832","source":"academic.oup.com","title":"Fear of the human “super predator” far exceeds the fear of large carnivores in a model mesocarnivore","volume":"27","author":[{"family":"Clinchy","given":"Michael"},{"family":"Zanette","given":"Liana Y."},{"family":"Roberts","given":"Devin"},{"family":"Suraci","given":"Justin P."},{"family":"Buesching","given":"Christina D."},{"family":"Newman","given":"Chris"},{"family":"Macdonald","given":"David W."}],"issued":{"date-parts":[["2016",11,1]]}}}],"schema":"https://github.com/citation-style-language/schema/raw/master/csl-citation.json"} </w:instrText>
      </w:r>
      <w:r w:rsidRPr="002106B3">
        <w:rPr>
          <w:rFonts w:ascii="Times New Roman" w:eastAsia="Times New Roman" w:hAnsi="Times New Roman" w:cs="Times New Roman"/>
        </w:rPr>
        <w:fldChar w:fldCharType="separate"/>
      </w:r>
      <w:r w:rsidRPr="002106B3">
        <w:rPr>
          <w:rFonts w:ascii="Times New Roman" w:eastAsia="Times New Roman" w:hAnsi="Times New Roman" w:cs="Times New Roman"/>
          <w:noProof/>
        </w:rPr>
        <w:t>(Gehrt et al. 2009, Clinchy et al. 2016)</w:t>
      </w:r>
      <w:r w:rsidRPr="002106B3">
        <w:rPr>
          <w:rFonts w:ascii="Times New Roman" w:eastAsia="Times New Roman" w:hAnsi="Times New Roman" w:cs="Times New Roman"/>
        </w:rPr>
        <w:fldChar w:fldCharType="end"/>
      </w:r>
      <w:r w:rsidRPr="002106B3">
        <w:rPr>
          <w:rFonts w:ascii="Times New Roman" w:eastAsia="Times New Roman" w:hAnsi="Times New Roman" w:cs="Times New Roman"/>
        </w:rPr>
        <w:t xml:space="preserve">. Therefore, we hypothesized that the diel activity of medium to large carnivores will be most affected by anthropogenic characteristics of the urban environment (e.g., human population or impervious cover). However, in human-dominated ecosystems, prey species must contend with both humans and their natural predators </w:t>
      </w:r>
      <w:r w:rsidRPr="002106B3">
        <w:rPr>
          <w:rFonts w:ascii="Times New Roman" w:eastAsia="Times New Roman" w:hAnsi="Times New Roman" w:cs="Times New Roman"/>
        </w:rPr>
        <w:fldChar w:fldCharType="begin"/>
      </w:r>
      <w:r w:rsidRPr="002106B3">
        <w:rPr>
          <w:rFonts w:ascii="Times New Roman" w:eastAsia="Times New Roman" w:hAnsi="Times New Roman" w:cs="Times New Roman"/>
        </w:rPr>
        <w:instrText xml:space="preserve"> ADDIN ZOTERO_ITEM CSL_CITATION {"citationID":"kaw2WOCz","properties":{"formattedCitation":"(Berger 2007, Magle et al. 2014, Blecha et al. 2018)","plainCitation":"(Berger 2007, Magle et al. 2014, Blecha et al. 2018)","noteIndex":0},"citationItems":[{"id":67,"uris":["http://zotero.org/users/3256562/items/FQY7SHGI"],"uri":["http://zotero.org/users/3256562/items/FQY7SHGI"],"itemData":{"id":67,"type":"article-journal","abstract":"Protected areas form crucial baselines to judge ecological change, yet areas of Africa, Asia and North America that retain large carnivores are under intense economic and political pressures to accommodate massive human visitation and attendant infrastructure. An unintended consequence is the strong modulation of the three-way interaction involving people, predators and prey, a dynamic that questions the extent to which animal distributions and interactions are independent of subtle human influences. Here, I capitalize on the remarkable 9-day synchronicity in which 90% of moose neonates in the Yellowstone Ecosystem are born, to demonstrate a substantive change in how prey avoid predators; birth sites shift away from traffic-averse brown bears and towards paved roads. The decade-long modification was associated with carnivore recolonization, but neither mothers in bear-free areas nor non-parous females altered patterns of landscape use. These findings offer rigorous support that mammals use humans to shield against carnivores and raise the possibility that redistribution has occurred in other mammalian taxa due to human presence in ways we have yet to anticipate. To interpret ecologically functioning systems within parks, we must now also account for indirect anthropogenic effects on species distributions and behaviour.","container-title":"Biology Letters","DOI":"10.1098/rsbl.2007.0415","ISSN":"1744-9561, 1744-957X","issue":"6","language":"en","note":"PMID: 17925272","page":"620-623","source":"rsbl.royalsocietypublishing.org.proxy.cc.uic.edu","title":"Fear, human shields and the redistribution of prey and predators in protected areas","volume":"3","author":[{"family":"Berger","given":"Joel"}],"issued":{"date-parts":[["2007",12,22]]}}},{"id":159,"uris":["http://zotero.org/users/3256562/items/6CG9BISS"],"uri":["http://zotero.org/users/3256562/items/6CG9BISS"],"itemData":{"id":159,"type":"article-journal","container-title":"Urban Ecosystems","DOI":"10.1007/s11252-014-0389-5","ISSN":"1083-8155","language":"English (US)","page":"875-891","source":"uic.pure.elsevier.com","title":"Urban predator–prey association: coyote and deer distributions in the Chicago metropolitan area","title-short":"Urban predator–prey association","author":[{"family":"Magle","given":"Seth B."},{"family":"Simoni","given":"Leah S."},{"family":"Lehrer","given":"Elizabeth W."},{"family":"Brown","given":"Joel S."}],"issued":{"date-parts":[["2014"]]}}},{"id":66,"uris":["http://zotero.org/users/3256562/items/KQG3ECX4"],"uri":["http://zotero.org/users/3256562/items/KQG3ECX4"],"itemData":{"id":66,"type":"article-journal","abstract":"Abstract Conflicts between large mammalian predators and humans present a challenge to conservation efforts, as these events drive human attitudes and policies concerning predator species. Unfortunately, generalities portrayed in many empirical carnivore landscape selection studies do not provide an explanation for a predator's occasional use of residential development preceding a carnivore?human conflict event. In some cases, predators may perceive residential development as a risk?reward trade?off. We examine whether state?dependent mortality risk?sensitive foraging can explain an apex carnivore's (Puma concolor) occasional utilization of residential areas. We assess whether puma balance the risk and rewards in a system characterized by a gradient of housing densities ranging from wildland to suburban. Puma GPS location data, characterized as hunting and feeding locations, were used to assess landscape variables governing hunting success and hunting site selection. Hunting site selection behaviour was then analysed conditional on indicators of hunger state. Residential development provided a high energetic reward to puma based on increases in prey availability and hunting success rates associated with increased housing density. Despite a higher energetic reward, hunting site selection analysis indicated that pumas generally avoided residential development, a landscape type attributed with higher puma mortality risk. However, when a puma experienced periods of extended hunger, risk avoidance behaviour towards housing waned. This study demonstrates that an apex carnivore faces a trade?off between acquiring energetic rewards and avoiding risks associated with human housing. Periods of hunger can help explain an apex predator's occasional use of developed landscapes and thus the rare conflicts in the wildland?urban interface. Apex carnivore movement behaviours in relation to human conflicts are best understood as a three?player community?level interaction incorporating wild prey distribution.","container-title":"Journal of Animal Ecology","DOI":"10.1111/1365-2656.12801","ISSN":"0021-8790","issue":"3","journalAbbreviation":"Journal of Animal Ecology","page":"609-622","source":"besjournals-onlinelibrary-wiley-com.proxy.cc.uic.edu (Atypon)","title":"Hunger mediates apex predator's risk avoidance response in wildland–urban interface","volume":"87","author":[{"family":"Blecha","given":"Kevin A."},{"family":"Boone","given":"Randall B."},{"family":"Alldredge","given":"Mathew W."}],"issued":{"date-parts":[["2018",1,30]]}}}],"schema":"https://github.com/citation-style-language/schema/raw/master/csl-citation.json"} </w:instrText>
      </w:r>
      <w:r w:rsidRPr="002106B3">
        <w:rPr>
          <w:rFonts w:ascii="Times New Roman" w:eastAsia="Times New Roman" w:hAnsi="Times New Roman" w:cs="Times New Roman"/>
        </w:rPr>
        <w:fldChar w:fldCharType="separate"/>
      </w:r>
      <w:r w:rsidRPr="002106B3">
        <w:rPr>
          <w:rFonts w:ascii="Times New Roman" w:eastAsia="Times New Roman" w:hAnsi="Times New Roman" w:cs="Times New Roman"/>
          <w:noProof/>
        </w:rPr>
        <w:t>(Berger 2007, Magle et al. 2014, Blecha et al. 2018)</w:t>
      </w:r>
      <w:r w:rsidRPr="002106B3">
        <w:rPr>
          <w:rFonts w:ascii="Times New Roman" w:eastAsia="Times New Roman" w:hAnsi="Times New Roman" w:cs="Times New Roman"/>
        </w:rPr>
        <w:fldChar w:fldCharType="end"/>
      </w:r>
      <w:r w:rsidRPr="002106B3">
        <w:rPr>
          <w:rFonts w:ascii="Times New Roman" w:eastAsia="Times New Roman" w:hAnsi="Times New Roman" w:cs="Times New Roman"/>
        </w:rPr>
        <w:t xml:space="preserve">. Therefore, we hypothesized that prey species and subordinate carnivore species will have less flexibility to adjust temporally and their diel activity will be affected by both anthropogenic characteristics and </w:t>
      </w:r>
      <w:r w:rsidR="00586926">
        <w:rPr>
          <w:rFonts w:ascii="Times New Roman" w:eastAsia="Times New Roman" w:hAnsi="Times New Roman" w:cs="Times New Roman"/>
        </w:rPr>
        <w:t>natural features</w:t>
      </w:r>
      <w:r w:rsidRPr="002106B3">
        <w:rPr>
          <w:rFonts w:ascii="Times New Roman" w:eastAsia="Times New Roman" w:hAnsi="Times New Roman" w:cs="Times New Roman"/>
        </w:rPr>
        <w:t xml:space="preserve"> (e.g., available habitat or vegetation cover). Animals need spatial and temporal habitats to persist. Yet, the use of time as a resource to adapt to environmental change has largely been ignored in wildlife management and conservation. Our study explores how urbanization influences the diel patterns of common urban wildlife species, offering insight to how some species adapt to urbanization. </w:t>
      </w:r>
    </w:p>
    <w:p w14:paraId="6BA7EC82" w14:textId="77777777" w:rsidR="003102F3" w:rsidRPr="002106B3" w:rsidRDefault="003102F3" w:rsidP="003102F3">
      <w:pPr>
        <w:pStyle w:val="CommentText"/>
        <w:rPr>
          <w:rFonts w:ascii="Times New Roman" w:eastAsia="Times New Roman" w:hAnsi="Times New Roman" w:cs="Times New Roman"/>
        </w:rPr>
      </w:pPr>
    </w:p>
    <w:p w14:paraId="5E8D32ED" w14:textId="77777777" w:rsidR="003826CA" w:rsidRPr="002106B3" w:rsidRDefault="003826CA" w:rsidP="003826CA"/>
    <w:p w14:paraId="23BCB79D" w14:textId="26DCF800" w:rsidR="00FC6A37" w:rsidRPr="002106B3" w:rsidRDefault="00FC6A37">
      <w:r w:rsidRPr="002106B3">
        <w:t>METHODS</w:t>
      </w:r>
    </w:p>
    <w:p w14:paraId="0622ECE6" w14:textId="77777777" w:rsidR="00FC6A37" w:rsidRPr="002106B3" w:rsidRDefault="00FC6A37"/>
    <w:p w14:paraId="129A68D6" w14:textId="4F9BB6B2" w:rsidR="00A71009" w:rsidRPr="002106B3" w:rsidRDefault="006736E7">
      <w:pPr>
        <w:rPr>
          <w:b/>
        </w:rPr>
      </w:pPr>
      <w:r w:rsidRPr="002106B3">
        <w:rPr>
          <w:b/>
        </w:rPr>
        <w:t>Study Design</w:t>
      </w:r>
    </w:p>
    <w:p w14:paraId="48B494B6" w14:textId="17D6CAB6" w:rsidR="00A71009" w:rsidRPr="002106B3" w:rsidRDefault="006736E7">
      <w:r w:rsidRPr="002106B3">
        <w:t>To quantify temporal shifts of wildlife in response to urbanization we used data from remotely-triggered trail</w:t>
      </w:r>
      <w:r w:rsidR="003826CA" w:rsidRPr="002106B3">
        <w:t xml:space="preserve"> cameras that are a part of the Urban Wildlife Information Network </w:t>
      </w:r>
      <w:r w:rsidR="003826CA" w:rsidRPr="002106B3">
        <w:fldChar w:fldCharType="begin"/>
      </w:r>
      <w:r w:rsidR="003826CA" w:rsidRPr="002106B3">
        <w:instrText xml:space="preserve"> ADDIN ZOTERO_ITEM CSL_CITATION {"citationID":"yLBz4RMA","properties":{"formattedCitation":"(Magle et al. 2019)","plainCitation":"(Magle et al. 2019)","noteIndex":0},"citationItems":[{"id":2702,"uris":["http://zotero.org/users/3256562/items/FL377MQ8"],"uri":["http://zotero.org/users/3256562/items/FL377MQ8"],"itemData":{"id":2702,"type":"article-journal","abstract":"Research on urban wildlife can help promote coexistence and guide future interactions between humans and wildlife in developed regions, but most such investigations are limited to short-term, single-species studies, typically conducted within a single city. This restricted focus prevents scientists from recognizing global patterns and first principles regarding urban wildlife behavior and ecology. To overcome these limitations, we have designed a pioneering research network, the Urban Wildlife Information Network (UWIN), whereby partners collaborate across several cities to systematically collect data to populate long-term datasets on multiple species in urban areas. Data collected via UWIN support analyses that will enable us to build basic theory related to urban wildlife ecology. An analysis of mammals in seven metropolitan regions suggests that common species are similar across cities, but relative rates of occupancy differ markedly. We ultimately view UWIN as an applied tool that can be used to connect the public to urban nature at a continental scale, and provide information critical to urban planners and landscape architects. Our network therefore has the potential to advance knowledge and to improve the ability to plan and manage cities to support biodiversity.","container-title":"Frontiers in Ecology and the Environment","DOI":"10.1002/fee.2030","ISSN":"1540-9309","issue":"4","language":"en","page":"232-239","source":"Wiley Online Library","title":"Advancing urban wildlife research through a multi-city collaboration","volume":"17","author":[{"family":"Magle","given":"Seth B."},{"family":"Fidino","given":"Mason"},{"family":"Lehrer","given":"Elizabeth W."},{"family":"Gallo","given":"Travis"},{"family":"Mulligan","given":"Matthew P."},{"family":"Ríos","given":"María Jazmín"},{"family":"Ahlers","given":"Adam A."},{"family":"Angstmann","given":"Julia"},{"family":"Belaire","given":"Amy"},{"family":"Dugelby","given":"Barbara"},{"family":"Gramza","given":"Ashley"},{"family":"Hartley","given":"Laurel"},{"family":"MacDougall","given":"Brandon"},{"family":"Ryan","given":"Travis"},{"family":"Salsbury","given":"Carmen"},{"family":"Sander","given":"Heather"},{"family":"Schell","given":"Christopher"},{"family":"Simon","given":"Kelly"},{"family":"Onge","given":"Sarah St"},{"family":"Drake","given":"David"}],"issued":{"date-parts":[["2019"]]}}}],"schema":"https://github.com/citation-style-language/schema/raw/master/csl-citation.json"} </w:instrText>
      </w:r>
      <w:r w:rsidR="003826CA" w:rsidRPr="002106B3">
        <w:fldChar w:fldCharType="separate"/>
      </w:r>
      <w:r w:rsidR="003826CA" w:rsidRPr="002106B3">
        <w:rPr>
          <w:noProof/>
        </w:rPr>
        <w:t>(Magle et al. 2019)</w:t>
      </w:r>
      <w:r w:rsidR="003826CA" w:rsidRPr="002106B3">
        <w:fldChar w:fldCharType="end"/>
      </w:r>
      <w:r w:rsidR="003826CA" w:rsidRPr="002106B3">
        <w:t xml:space="preserve">. Data was obtained from </w:t>
      </w:r>
      <w:r w:rsidRPr="002106B3">
        <w:t xml:space="preserve">cameras placed in a systematic fashion across 10 U.S. cities – Austin, TX, Chicago, IL, Denver and Fort Collins, CO, Indianapolis, IN, Iowa City, IA, Long Beach, CA, Madison, WI, Manhattan, KS, and Wilmington, DE (see Magle et al. 2019 for details). </w:t>
      </w:r>
      <w:r w:rsidR="003826CA" w:rsidRPr="002106B3">
        <w:t>The</w:t>
      </w:r>
      <w:r w:rsidRPr="002106B3">
        <w:t xml:space="preserve"> number of sampling sites per city ranged from 24-110. At each sampling site (</w:t>
      </w:r>
      <w:r w:rsidRPr="002106B3">
        <w:rPr>
          <w:i/>
        </w:rPr>
        <w:t xml:space="preserve">n = </w:t>
      </w:r>
      <w:r w:rsidRPr="002106B3">
        <w:t>453) we placed one Bushnell motion-triggered infrared Trophy Cam (Bushnell Corp., Overland Park, KS, USA; see supporting information for camera models and settings). To increase the detection probability of each species we placed one synthetic fatty acid scent lure in the camera line of sight</w:t>
      </w:r>
      <w:r w:rsidR="003826CA" w:rsidRPr="002106B3">
        <w:t xml:space="preserve"> </w:t>
      </w:r>
      <w:r w:rsidR="003826CA" w:rsidRPr="002106B3">
        <w:fldChar w:fldCharType="begin"/>
      </w:r>
      <w:r w:rsidR="003826CA" w:rsidRPr="002106B3">
        <w:instrText xml:space="preserve"> ADDIN ZOTERO_ITEM CSL_CITATION {"citationID":"aYBdub2M","properties":{"formattedCitation":"(Gerber et al. 2012)","plainCitation":"(Gerber et al. 2012)","noteIndex":0},"citationItems":[{"id":2456,"uris":["http://zotero.org/users/3256562/items/9IT5HQR6"],"uri":["http://zotero.org/users/3256562/items/9IT5HQR6"],"itemData":{"id":2456,"type":"article-journal","abstract":"Estimating density of elusive carnivores with capture–recapture analyses is increasingly common. However, providing unbiased and precise estimates is still a challenge due to uncertainties arising from the use of (1) bait or lure to attract animals to the detection device and (2) ad hoc boundary-strip methods to compensate for edge effects in area estimation. We used photographic-sampling data of the Malagasy civet Fossa fossana collected with and without lure to assess the effects of lure and to compare the use of four density estimators which varied in methods of area estimation. The use of lure did not affect permanent immigration or emigration, abundance and density estimation, maximum movement distances, or temporal activity patterns of Malagasy civets, but did provide more precise population estimates by increasing the number of recaptures. The spatially-explicit capture–recapture (SECR) model density estimates ±SE were the least precise as they incorporate spatial variation, but consistent with each other (Maximum likelihood-SECR = 1.38 ± 0.18, Bayesian-SECR = 1.24 ± 0.17 civets/km2), whereas estimates relying on boundary-strip methods to estimate effective trapping area did not incorporate spatial variation, varied greatly and were generally larger than SECR model estimates. Estimating carnivore density with ad hoc boundary-strip methods can lead to overestimation and/or increased uncertainty as they do not incorporate spatial variation. This may lead to inaction or poor management decisions which may jeopardize at-risk populations. In contrast, SECR models free researchers from making subjective decisions associated with boundary-strip methods and they estimate density directly, providing more comparable and valuable population estimates.","container-title":"Population Ecology","DOI":"10.1007/s10144-011-0276-3","ISSN":"1438-3896, 1438-390X","issue":"1","journalAbbreviation":"Popul Ecol","language":"en","page":"43-54","source":"link.springer.com","title":"Evaluating the potential biases in carnivore capture–recapture studies associated with the use of lure and varying density estimation techniques using photographic-sampling data of the Malagasy civet","volume":"54","author":[{"family":"Gerber","given":"Brian D."},{"family":"Karpanty","given":"Sarah M."},{"family":"Kelly","given":"Marcella J."}],"issued":{"date-parts":[["2012",1,1]]}}}],"schema":"https://github.com/citation-style-language/schema/raw/master/csl-citation.json"} </w:instrText>
      </w:r>
      <w:r w:rsidR="003826CA" w:rsidRPr="002106B3">
        <w:fldChar w:fldCharType="separate"/>
      </w:r>
      <w:r w:rsidR="003826CA" w:rsidRPr="002106B3">
        <w:rPr>
          <w:noProof/>
        </w:rPr>
        <w:t>(Gerber et al. 2012)</w:t>
      </w:r>
      <w:r w:rsidR="003826CA" w:rsidRPr="002106B3">
        <w:fldChar w:fldCharType="end"/>
      </w:r>
      <w:r w:rsidRPr="002106B3">
        <w:t xml:space="preserve">. Lures were replaced on two-week intervals if missing to remain consistent throughout the study. </w:t>
      </w:r>
      <w:r w:rsidR="003826CA" w:rsidRPr="002106B3">
        <w:t>We</w:t>
      </w:r>
      <w:r w:rsidRPr="002106B3">
        <w:t xml:space="preserve"> used </w:t>
      </w:r>
      <w:r w:rsidR="00ED4F8E" w:rsidRPr="002106B3">
        <w:t xml:space="preserve">observation </w:t>
      </w:r>
      <w:r w:rsidRPr="002106B3">
        <w:t>data collected between June 2</w:t>
      </w:r>
      <w:r w:rsidR="00A71933" w:rsidRPr="002106B3">
        <w:t>01</w:t>
      </w:r>
      <w:r w:rsidRPr="002106B3">
        <w:t xml:space="preserve">6 and December 2018. However, not all cities sampled continuously throughout the study period </w:t>
      </w:r>
      <w:r w:rsidRPr="002106B3">
        <w:rPr>
          <w:highlight w:val="yellow"/>
        </w:rPr>
        <w:t>(see Supporting Information - table of cities, number of sites, number of trap nights, date range)</w:t>
      </w:r>
      <w:r w:rsidRPr="002106B3">
        <w:t>.</w:t>
      </w:r>
    </w:p>
    <w:p w14:paraId="52B9E215" w14:textId="77777777" w:rsidR="00A71009" w:rsidRPr="002106B3" w:rsidRDefault="00A71009"/>
    <w:p w14:paraId="402322E9" w14:textId="77777777" w:rsidR="00A71009" w:rsidRPr="002106B3" w:rsidRDefault="006736E7">
      <w:pPr>
        <w:rPr>
          <w:b/>
        </w:rPr>
      </w:pPr>
      <w:r w:rsidRPr="002106B3">
        <w:rPr>
          <w:b/>
        </w:rPr>
        <w:t>Data processing</w:t>
      </w:r>
    </w:p>
    <w:p w14:paraId="602DF4A2" w14:textId="1D990354" w:rsidR="00C56920" w:rsidRPr="002106B3" w:rsidRDefault="00D9254F">
      <w:pPr>
        <w:rPr>
          <w:i/>
        </w:rPr>
      </w:pPr>
      <w:r w:rsidRPr="002106B3">
        <w:t xml:space="preserve">We </w:t>
      </w:r>
      <w:r w:rsidR="00FC6A37" w:rsidRPr="002106B3">
        <w:t>used camera detection data for</w:t>
      </w:r>
      <w:r w:rsidRPr="002106B3">
        <w:t xml:space="preserve"> 8</w:t>
      </w:r>
      <w:r w:rsidR="00FC6A37" w:rsidRPr="002106B3">
        <w:t xml:space="preserve"> commonly detected</w:t>
      </w:r>
      <w:r w:rsidRPr="002106B3">
        <w:t xml:space="preserve"> species </w:t>
      </w:r>
      <w:r w:rsidR="00FC6A37" w:rsidRPr="002106B3">
        <w:t xml:space="preserve">to assess </w:t>
      </w:r>
      <w:r w:rsidR="00ED4F8E" w:rsidRPr="002106B3">
        <w:t>diel</w:t>
      </w:r>
      <w:r w:rsidR="00FC6A37" w:rsidRPr="002106B3">
        <w:t xml:space="preserve"> activity</w:t>
      </w:r>
      <w:r w:rsidRPr="002106B3">
        <w:t>: bobcat (</w:t>
      </w:r>
      <w:r w:rsidRPr="002106B3">
        <w:rPr>
          <w:i/>
        </w:rPr>
        <w:t xml:space="preserve">Lynx </w:t>
      </w:r>
      <w:proofErr w:type="spellStart"/>
      <w:r w:rsidRPr="002106B3">
        <w:rPr>
          <w:i/>
        </w:rPr>
        <w:t>rufus</w:t>
      </w:r>
      <w:proofErr w:type="spellEnd"/>
      <w:r w:rsidRPr="002106B3">
        <w:t>),</w:t>
      </w:r>
      <w:r w:rsidR="00FC6A37" w:rsidRPr="002106B3">
        <w:t xml:space="preserve"> coyote (</w:t>
      </w:r>
      <w:proofErr w:type="spellStart"/>
      <w:r w:rsidR="00FC6A37" w:rsidRPr="002106B3">
        <w:rPr>
          <w:i/>
        </w:rPr>
        <w:t>Canis</w:t>
      </w:r>
      <w:proofErr w:type="spellEnd"/>
      <w:r w:rsidR="00FC6A37" w:rsidRPr="002106B3">
        <w:rPr>
          <w:i/>
        </w:rPr>
        <w:t xml:space="preserve"> </w:t>
      </w:r>
      <w:proofErr w:type="spellStart"/>
      <w:r w:rsidR="00FC6A37" w:rsidRPr="002106B3">
        <w:rPr>
          <w:i/>
        </w:rPr>
        <w:t>latrans</w:t>
      </w:r>
      <w:proofErr w:type="spellEnd"/>
      <w:r w:rsidR="00FC6A37" w:rsidRPr="002106B3">
        <w:t>),</w:t>
      </w:r>
      <w:r w:rsidRPr="002106B3">
        <w:t xml:space="preserve"> eastern cottontail (</w:t>
      </w:r>
      <w:proofErr w:type="spellStart"/>
      <w:r w:rsidRPr="002106B3">
        <w:rPr>
          <w:i/>
          <w:shd w:val="clear" w:color="auto" w:fill="FFFFFF"/>
        </w:rPr>
        <w:t>Sylvilagus</w:t>
      </w:r>
      <w:proofErr w:type="spellEnd"/>
      <w:r w:rsidRPr="002106B3">
        <w:rPr>
          <w:i/>
          <w:shd w:val="clear" w:color="auto" w:fill="FFFFFF"/>
        </w:rPr>
        <w:t xml:space="preserve"> floridanus</w:t>
      </w:r>
      <w:r w:rsidRPr="002106B3">
        <w:t xml:space="preserve">), </w:t>
      </w:r>
      <w:r w:rsidR="00FC6A37" w:rsidRPr="002106B3">
        <w:t>raccoon (</w:t>
      </w:r>
      <w:r w:rsidR="00FC6A37" w:rsidRPr="002106B3">
        <w:rPr>
          <w:i/>
        </w:rPr>
        <w:t xml:space="preserve">Procyon </w:t>
      </w:r>
      <w:proofErr w:type="spellStart"/>
      <w:r w:rsidR="00FC6A37" w:rsidRPr="002106B3">
        <w:rPr>
          <w:i/>
        </w:rPr>
        <w:t>lotor</w:t>
      </w:r>
      <w:proofErr w:type="spellEnd"/>
      <w:r w:rsidR="00FC6A37" w:rsidRPr="002106B3">
        <w:t>), red fox (</w:t>
      </w:r>
      <w:proofErr w:type="spellStart"/>
      <w:r w:rsidR="00FC6A37" w:rsidRPr="002106B3">
        <w:rPr>
          <w:i/>
        </w:rPr>
        <w:t>Vulpus</w:t>
      </w:r>
      <w:proofErr w:type="spellEnd"/>
      <w:r w:rsidR="00FC6A37" w:rsidRPr="002106B3">
        <w:rPr>
          <w:i/>
        </w:rPr>
        <w:t xml:space="preserve"> </w:t>
      </w:r>
      <w:proofErr w:type="spellStart"/>
      <w:r w:rsidR="00FC6A37" w:rsidRPr="002106B3">
        <w:rPr>
          <w:i/>
        </w:rPr>
        <w:t>vulpus</w:t>
      </w:r>
      <w:proofErr w:type="spellEnd"/>
      <w:r w:rsidR="00FC6A37" w:rsidRPr="002106B3">
        <w:t>), striped skunk (</w:t>
      </w:r>
      <w:r w:rsidR="00FC6A37" w:rsidRPr="002106B3">
        <w:rPr>
          <w:i/>
        </w:rPr>
        <w:t>Mephitis mephitis</w:t>
      </w:r>
      <w:r w:rsidR="00FC6A37" w:rsidRPr="002106B3">
        <w:t xml:space="preserve">), </w:t>
      </w:r>
      <w:r w:rsidRPr="002106B3">
        <w:t>Virginia opossum (</w:t>
      </w:r>
      <w:r w:rsidRPr="002106B3">
        <w:rPr>
          <w:i/>
          <w:shd w:val="clear" w:color="auto" w:fill="FFFFFF"/>
        </w:rPr>
        <w:t>Didelphis virginiana</w:t>
      </w:r>
      <w:r w:rsidRPr="002106B3">
        <w:rPr>
          <w:shd w:val="clear" w:color="auto" w:fill="FFFFFF"/>
        </w:rPr>
        <w:t>)</w:t>
      </w:r>
      <w:r w:rsidRPr="002106B3">
        <w:t xml:space="preserve">, white-tailed deer </w:t>
      </w:r>
      <w:r w:rsidR="00FC6A37" w:rsidRPr="002106B3">
        <w:t>(</w:t>
      </w:r>
      <w:r w:rsidR="00FC6A37" w:rsidRPr="002106B3">
        <w:rPr>
          <w:i/>
          <w:shd w:val="clear" w:color="auto" w:fill="FFFFFF"/>
        </w:rPr>
        <w:t>Odocoileus virginianus</w:t>
      </w:r>
      <w:r w:rsidR="00FC6A37" w:rsidRPr="002106B3">
        <w:t>)</w:t>
      </w:r>
      <w:r w:rsidRPr="002106B3">
        <w:t xml:space="preserve">. </w:t>
      </w:r>
      <w:r w:rsidR="006736E7" w:rsidRPr="002106B3">
        <w:t>For each species, we defined a single detection event as all photos taken within a 15-minute period at each camera station</w:t>
      </w:r>
      <w:r w:rsidR="003826CA" w:rsidRPr="002106B3">
        <w:t xml:space="preserve"> </w:t>
      </w:r>
      <w:r w:rsidR="003826CA" w:rsidRPr="002106B3">
        <w:fldChar w:fldCharType="begin"/>
      </w:r>
      <w:r w:rsidR="003826CA" w:rsidRPr="002106B3">
        <w:instrText xml:space="preserve"> ADDIN ZOTERO_ITEM CSL_CITATION {"citationID":"KGrTTboT","properties":{"formattedCitation":"(Ridout and Linkie 2009, Farris et al. 2015)","plainCitation":"(Ridout and Linkie 2009, Farris et al. 2015)","noteIndex":0},"citationItems":[{"id":2042,"uris":["http://zotero.org/users/3256562/items/5IIBCVN4"],"uri":["http://zotero.org/users/3256562/items/5IIBCVN4"],"itemData":{"id":2042,"type":"article-journal","abstract":"Data from camera traps that record the time of day at which photographs are taken are used widely to study daily activity patterns of photographed species. It is often of interest to compare activity patterns, for example, between males and females of a species or between a predator and a prey species. In this article we propose that the similarity between two activity patterns may be quantified by a measure of the extent to which the patterns overlap. Several methods of estimating this overlap measure are described and their comparative performance for activity data is investigated in a simulation study. The methods are illustrated by comparing activity patterns of three sympatric felid species using data from camera traps in Kerinci Seblat National Park, Sumatra.","container-title":"Journal of Agricultural, Biological, and Environmental Statistics","DOI":"10.1198/jabes.2009.08038","ISSN":"1085-7117, 1537-2693","issue":"3","journalAbbreviation":"JABES","language":"en","page":"322-337","source":"link.springer.com","title":"Estimating overlap of daily activity patterns from camera trap data","volume":"14","author":[{"family":"Ridout","given":"M. S."},{"family":"Linkie","given":"M."}],"issued":{"date-parts":[["2009",9,1]]}}},{"id":2833,"uris":["http://zotero.org/users/3256562/items/H3QSQRB8"],"uri":["http://zotero.org/users/3256562/items/H3QSQRB8"],"itemData":{"id":2833,"type":"article-journal","abstract":"Abstract Madagascar's Eupleridae carnivores are perhaps the least studied and most threatened family of Carnivora. Investigating potential direct and indirect competition among these native species and sympatric exotic carnivores is necessary to better direct conservation actions. From 2008 to 2013, we photographically surveyed a diverse rainforest landscape, comparing six native and three exotic carnivores' activity patterns throughout the diel cycle. We used hierarchical Bayesian Poisson analysis to describe the activity patterns of Madagascar's carnivore community, assessed effects of season and site on temporal activity patterns, and estimated coefficients of overlap between carnivore pairings to assess effects of body size and ecological niche on temporal overlap among native and exotic carnivores. We observed changes in temporal activity patterns across seasons particularly during the austral summer (hot?dry season) for four native and two exotic carnivores, including evidence of fossa Cryptoprocta ferox altering their temporal activity during their mating season (hot?dry season). We found evidence of high overlap between natives and exotics indicating the potential for increased interactions and competition. The greatest overlap in temporal activity occurred between both ring-tail Galidia elegans and brown-tail vontsira Salanoia concolor and exotic dogs Canis familiaris. Cr.?ferox, falanouc Eupleres goudotii and spotted fanaloka Fossa fossana also overlapped in activity with the nocturnal, exotic Indian civet Viverricula indica. Cr.?ferox avoided humans and Ca.?familiaris across all seasons. Unexpectedly, carnivore body size and ecological niche were not important predictors of temporal overlap. Previous research has shown these native and exotic carnivores overlap spatially and these new findings of temporal overlap among native and exotic carnivores add urgency to the need to manage exotic carnivores across Madagascar.","container-title":"Journal of Zoology","DOI":"10.1111/jzo.12216","ISSN":"0952-8369","issue":"1","journalAbbreviation":"Journal of Zoology","note":"publisher: John Wiley &amp; Sons, Ltd","page":"45-57","title":"When carnivores roam: temporal patterns and overlap among Madagascar's native and exotic carnivores","volume":"296","author":[{"family":"Farris","given":"Z. J."},{"family":"Gerber","given":"B. D."},{"family":"Karpanty","given":"S."},{"family":"Murphy","given":"A."},{"family":"Andrianjakarivelo","given":"V."},{"family":"Ratelolahy","given":"F."},{"family":"Kelly","given":"M. J."}],"issued":{"date-parts":[["2015",5,1]]}}}],"schema":"https://github.com/citation-style-language/schema/raw/master/csl-citation.json"} </w:instrText>
      </w:r>
      <w:r w:rsidR="003826CA" w:rsidRPr="002106B3">
        <w:fldChar w:fldCharType="separate"/>
      </w:r>
      <w:r w:rsidR="003826CA" w:rsidRPr="002106B3">
        <w:rPr>
          <w:noProof/>
        </w:rPr>
        <w:t>(Ridout and Linkie 2009, Farris et al. 2015)</w:t>
      </w:r>
      <w:r w:rsidR="003826CA" w:rsidRPr="002106B3">
        <w:fldChar w:fldCharType="end"/>
      </w:r>
      <w:r w:rsidR="006736E7" w:rsidRPr="002106B3">
        <w:t xml:space="preserve">. </w:t>
      </w:r>
      <w:r w:rsidR="003826CA" w:rsidRPr="002106B3">
        <w:t xml:space="preserve">We categorized each detection event as either ‘dawn’, ‘dusk’, ‘day’, ‘night’, and ‘darkest night’ using the </w:t>
      </w:r>
      <w:proofErr w:type="spellStart"/>
      <w:r w:rsidR="003826CA" w:rsidRPr="002106B3">
        <w:rPr>
          <w:i/>
        </w:rPr>
        <w:t>suncalc</w:t>
      </w:r>
      <w:proofErr w:type="spellEnd"/>
      <w:r w:rsidR="003826CA" w:rsidRPr="002106B3">
        <w:t xml:space="preserve"> package </w:t>
      </w:r>
      <w:r w:rsidR="00CE681E" w:rsidRPr="002106B3">
        <w:fldChar w:fldCharType="begin"/>
      </w:r>
      <w:r w:rsidR="00CE681E" w:rsidRPr="002106B3">
        <w:instrText xml:space="preserve"> ADDIN ZOTERO_ITEM CSL_CITATION {"citationID":"3kCAIJTD","properties":{"formattedCitation":"(Thieurmel and Elmarhraoui 2019)","plainCitation":"(Thieurmel and Elmarhraoui 2019)","noteIndex":0},"citationItems":[{"id":2835,"uris":["http://zotero.org/users/3256562/items/NUZZSDFB"],"uri":["http://zotero.org/users/3256562/items/NUZZSDFB"],"itemData":{"id":2835,"type":"book","medium":"R package version 0.5.0","title":"suncalc: Compute Sun Position,   Sunlight Phases, Moon Position and Lunar Phase","URL":"https://CRAN.R-project.org/package=suncalc","author":[{"family":"Thieurmel","given":"Benoit"},{"family":"Elmarhraoui","given":"Achraf"}],"issued":{"date-parts":[["2019"]]}}}],"schema":"https://github.com/citation-style-language/schema/raw/master/csl-citation.json"} </w:instrText>
      </w:r>
      <w:r w:rsidR="00CE681E" w:rsidRPr="002106B3">
        <w:fldChar w:fldCharType="separate"/>
      </w:r>
      <w:r w:rsidR="00CE681E" w:rsidRPr="002106B3">
        <w:rPr>
          <w:noProof/>
        </w:rPr>
        <w:t>(Thieurmel and Elmarhraoui 2019)</w:t>
      </w:r>
      <w:r w:rsidR="00CE681E" w:rsidRPr="002106B3">
        <w:fldChar w:fldCharType="end"/>
      </w:r>
      <w:r w:rsidR="003826CA" w:rsidRPr="002106B3">
        <w:t xml:space="preserve"> in R </w:t>
      </w:r>
      <w:proofErr w:type="spellStart"/>
      <w:r w:rsidR="00CE681E" w:rsidRPr="002106B3">
        <w:t>ver</w:t>
      </w:r>
      <w:proofErr w:type="spellEnd"/>
      <w:r w:rsidR="00CE681E" w:rsidRPr="002106B3">
        <w:t xml:space="preserve"> </w:t>
      </w:r>
      <w:r w:rsidR="00A404EC" w:rsidRPr="002106B3">
        <w:t>4.2.0</w:t>
      </w:r>
      <w:r w:rsidR="00CE681E" w:rsidRPr="002106B3">
        <w:t xml:space="preserve"> </w:t>
      </w:r>
      <w:r w:rsidR="00CE681E" w:rsidRPr="002106B3">
        <w:fldChar w:fldCharType="begin"/>
      </w:r>
      <w:r w:rsidR="00CE681E" w:rsidRPr="002106B3">
        <w:instrText xml:space="preserve"> ADDIN ZOTERO_ITEM CSL_CITATION {"citationID":"sJmUjtA1","properties":{"formattedCitation":"(R Core Team 2019)","plainCitation":"(R Core Team 2019)","noteIndex":0},"citationItems":[{"id":2047,"uris":["http://zotero.org/users/3256562/items/68WZIDF5"],"uri":["http://zotero.org/users/3256562/items/68WZIDF5"],"itemData":{"id":2047,"type":"book","event-place":"Vienna,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CE681E" w:rsidRPr="002106B3">
        <w:fldChar w:fldCharType="separate"/>
      </w:r>
      <w:r w:rsidR="00CE681E" w:rsidRPr="002106B3">
        <w:rPr>
          <w:noProof/>
        </w:rPr>
        <w:t>(R Core Team 2019)</w:t>
      </w:r>
      <w:r w:rsidR="00CE681E" w:rsidRPr="002106B3">
        <w:fldChar w:fldCharType="end"/>
      </w:r>
      <w:r w:rsidR="003826CA" w:rsidRPr="002106B3">
        <w:t xml:space="preserve">. </w:t>
      </w:r>
      <w:r w:rsidR="006736E7" w:rsidRPr="002106B3">
        <w:t xml:space="preserve">We defined ‘dawn’ as starting when morning twilight begins </w:t>
      </w:r>
      <w:r w:rsidR="006736E7" w:rsidRPr="002106B3">
        <w:lastRenderedPageBreak/>
        <w:t>and ending when the bottom edge of the sun touches the horizon (</w:t>
      </w:r>
      <m:oMath>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 0.54</m:t>
        </m:r>
      </m:oMath>
      <w:r w:rsidR="006736E7" w:rsidRPr="002106B3">
        <w:t xml:space="preserve"> h). ‘Dusk’ was defined as the beginning of evening twilight to the point when it became dark enough for astronomical observations (</w:t>
      </w:r>
      <m:oMath>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 1.19</m:t>
        </m:r>
      </m:oMath>
      <w:r w:rsidR="006736E7" w:rsidRPr="002106B3">
        <w:t xml:space="preserve"> h). ‘Day’ was defined as the period between dawn and dusk (</w:t>
      </w:r>
      <m:oMath>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 12.62</m:t>
        </m:r>
      </m:oMath>
      <w:r w:rsidR="006736E7" w:rsidRPr="002106B3">
        <w:t xml:space="preserve"> h). We defined ‘night’ as the periods between the end of dusk and 1 h before the darkest moment of the night (when the sun is at the lowest point), and from 1 hour after the darkest moment to dawn (</w:t>
      </w:r>
      <m:oMath>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 7.4</m:t>
        </m:r>
      </m:oMath>
      <w:r w:rsidR="006736E7" w:rsidRPr="002106B3">
        <w:t xml:space="preserve"> h). The ‘darkest hours’ of the night were categorized as 1 hour before and after the darkest moment in the night (</w:t>
      </w:r>
      <m:oMath>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 2</m:t>
        </m:r>
      </m:oMath>
      <w:r w:rsidR="006736E7" w:rsidRPr="002106B3">
        <w:t xml:space="preserve"> h). </w:t>
      </w:r>
      <w:r w:rsidR="003826CA" w:rsidRPr="002106B3">
        <w:t>We accounted for the date and the geographical location when categorizing detection events.</w:t>
      </w:r>
    </w:p>
    <w:p w14:paraId="3A614251" w14:textId="77777777" w:rsidR="00A71009" w:rsidRPr="002106B3" w:rsidRDefault="00A71009"/>
    <w:p w14:paraId="4039F47E" w14:textId="3A26BB47" w:rsidR="00A71009" w:rsidRPr="002106B3" w:rsidRDefault="006736E7">
      <w:pPr>
        <w:rPr>
          <w:b/>
        </w:rPr>
      </w:pPr>
      <w:r w:rsidRPr="002106B3">
        <w:rPr>
          <w:b/>
        </w:rPr>
        <w:t>Predictor Variables</w:t>
      </w:r>
    </w:p>
    <w:p w14:paraId="0C3286BA" w14:textId="09A0C106" w:rsidR="00385AC8" w:rsidRPr="002106B3" w:rsidRDefault="00385AC8">
      <w:r w:rsidRPr="002106B3">
        <w:t xml:space="preserve">To assess how characteristics of urban environments influenced </w:t>
      </w:r>
      <w:r w:rsidR="00ED4F8E" w:rsidRPr="002106B3">
        <w:t>diel patterns</w:t>
      </w:r>
      <w:r w:rsidRPr="002106B3">
        <w:t xml:space="preserve"> of urban wildlife species we calculated site-level predictor </w:t>
      </w:r>
      <w:r w:rsidR="00783BE0" w:rsidRPr="002106B3">
        <w:t>variables</w:t>
      </w:r>
      <w:r w:rsidRPr="002106B3">
        <w:t xml:space="preserve"> within a fixed-radius buffer around each study site. Fixed-radius buffers varied in size for each species and </w:t>
      </w:r>
      <w:r w:rsidR="00783BE0" w:rsidRPr="002106B3">
        <w:t xml:space="preserve">were </w:t>
      </w:r>
      <w:r w:rsidRPr="002106B3">
        <w:t xml:space="preserve">based on </w:t>
      </w:r>
      <w:r w:rsidR="00783BE0" w:rsidRPr="002106B3">
        <w:t xml:space="preserve">the typical home range of each species (500 m fixed-radius buffer for eastern cottontail (Hunt et al. 2014), Virginia opossum </w:t>
      </w:r>
      <w:r w:rsidR="00204E23" w:rsidRPr="002106B3">
        <w:fldChar w:fldCharType="begin"/>
      </w:r>
      <w:r w:rsidR="00204E23" w:rsidRPr="002106B3">
        <w:instrText xml:space="preserve"> ADDIN ZOTERO_ITEM CSL_CITATION {"citationID":"Fw2qA7Ko","properties":{"formattedCitation":"(Wright et al. 2012, Fidino et al. 2016)","plainCitation":"(Wright et al. 2012, Fidino et al. 2016)","noteIndex":0},"citationItems":[{"id":2749,"uris":["http://zotero.org/users/3256562/items/6G6FWAPK"],"uri":["http://zotero.org/users/3256562/items/6G6FWAPK"],"itemData":{"id":2749,"type":"article-journal","abstract":"[Increasing urbanization in the United States presents new challenges and opportunities for wildlife species. One species that is thought to benefit from urbanization is Didelphis virginiana (Virginia Opossum). We used radio-telemetry to determine homerange size of opossums living in an urban area and compared body mass measurements of urban and rural animals to ascertain how urbanization affects this parameter for opossums. Minimum convex polygon estimates for male (37.3 ± 46.0 ha; n = 3) and female home ranges (18.8 ± 15.6 ha; n = 5) were smaller than those reported for opossums in rural areas and similar to those from previous urban studies. Opossums living within the city limits had an average body mass (3.0 ± 0.8 kg) that was 34% larger than those in rural areas (2.2 ± 0.6 kg). These data, combined with previous work, suggest that urban areas provide more resources and may be beneficial to opossum populations.]","archive":"JSTOR","container-title":"Northeastern Naturalist","ISSN":"1092-6194","issue":"1","page":"77-86","source":"JSTOR","title":"Influences of an Urban Environment on Home Range and Body Mass of Virginia Opossums (Didelphis virginiana)","volume":"19","author":[{"family":"Wright","given":"Jeffrey D."},{"family":"Burt","given":"M. Scott"},{"family":"Jackson","given":"Victoria L."}],"issued":{"date-parts":[["2012"]]}}},{"id":1252,"uris":["http://zotero.org/users/3256562/items/EPZWZEGP"],"uri":["http://zotero.org/users/3256562/items/EPZWZEGP"],"itemData":{"id":1252,"type":"article-journal","container-title":"The American Midland Naturalist","DOI":"10.1674/0003-0031-175.2.155","ISSN":"0003-0031","issue":"2","journalAbbreviation":"The American Midland Naturalist","page":"155-167","title":"Habitat Dynamics of the Virginia Opossum in a Highly Urban Landscape","volume":"175","author":[{"family":"Fidino","given":"Mason A."},{"family":"Lehrer","given":"Elizabeth W."},{"family":"Magle","given":"Seth B."}],"issued":{"date-parts":[["2016",4,1]]}}}],"schema":"https://github.com/citation-style-language/schema/raw/master/csl-citation.json"} </w:instrText>
      </w:r>
      <w:r w:rsidR="00204E23" w:rsidRPr="002106B3">
        <w:fldChar w:fldCharType="separate"/>
      </w:r>
      <w:r w:rsidR="00204E23" w:rsidRPr="002106B3">
        <w:rPr>
          <w:noProof/>
        </w:rPr>
        <w:t>(Wright et al. 2012, Fidino et al. 2016)</w:t>
      </w:r>
      <w:r w:rsidR="00204E23" w:rsidRPr="002106B3">
        <w:fldChar w:fldCharType="end"/>
      </w:r>
      <w:r w:rsidR="00783BE0" w:rsidRPr="002106B3">
        <w:t xml:space="preserve">, and white-tailed deer </w:t>
      </w:r>
      <w:r w:rsidR="00204E23" w:rsidRPr="002106B3">
        <w:fldChar w:fldCharType="begin"/>
      </w:r>
      <w:r w:rsidR="00204E23" w:rsidRPr="002106B3">
        <w:instrText xml:space="preserve"> ADDIN ZOTERO_ITEM CSL_CITATION {"citationID":"dvwnA3Eu","properties":{"formattedCitation":"(Etter et al. 2002)","plainCitation":"(Etter et al. 2002)","noteIndex":0},"citationItems":[{"id":2455,"uris":["http://zotero.org/users/3256562/items/88JKHXJM"],"uri":["http://zotero.org/users/3256562/items/88JKHXJM"],"itemData":{"id":2455,"type":"article-journal","abstract":"Management of high-density suburban deer populations requires knowledge of survival and movement to predict population trends. However, natural and human-induced influences on survival and movement of suburban deer are poorly understood. Therefore, we marked 208 (60 bucks, 148 does) white-tailed deer (Odocoileus virginianus) from forest preserves in Chicago, Illinois, USA (1994-1998). Seasonal and annual survivorship was &gt;0.80 for 114 does and 13 bucks. Deer-auto collisions produced the highest mortality rates, 0.10 (95% CI 0.06 to 0.14) and 0.17 (95% CI 0.0 to 0.37). Spring dispersal for does was 7% (3 of 41) for fawns and 6% (5 of 83) for yearlings and adults; and for bucks it was 50% (8 of 16) for fawns and 7% (2 of 30) for yearlings and adults. All dispersals were &lt;9 km, except for 1 parous doe that moved 33.9 km. Doe home ranges averaged 51 (95% CI 40.5 to 61.5), 26 (95% CI 22.0 to 30.0), and 32 (95% CI 19.6 to 44.4) ha for winter-spring, summer, and fall, respectively. A priori, was developed a set of 10 logistic regression models for suburban doe survival relative to home range size and traffic exposure indices. Using Akaike's Information Criterion (AIC), the best models included covariates reflecting home range size and traffic exposure. Inference across a ≥90% confidence set of survival models indicated substantial spatial heterogeneity in mortality risk for suburban does. High survival and philopatry by suburban deer apparently contribute to their overabundance in metropolitan areas.","container-title":"The Journal of Wildlife Management","DOI":"10.2307/3803183","ISSN":"0022-541X","issue":"2","page":"500-510","source":"JSTOR","title":"Survival and Movements of White-Tailed Deer in Suburban Chicago, Illinois","volume":"66","author":[{"family":"Etter","given":"Dwayne R."},{"family":"Hollis","given":"Karmen M."},{"family":"Van Deelen","given":"Timothy R."},{"family":"Ludwig","given":"Daniel R."},{"family":"Chelsvig","given":"James E."},{"family":"Anchor","given":"Chris L."},{"family":"Warner","given":"Richard E."}],"issued":{"date-parts":[["2002"]]}}}],"schema":"https://github.com/citation-style-language/schema/raw/master/csl-citation.json"} </w:instrText>
      </w:r>
      <w:r w:rsidR="00204E23" w:rsidRPr="002106B3">
        <w:fldChar w:fldCharType="separate"/>
      </w:r>
      <w:r w:rsidR="00204E23" w:rsidRPr="002106B3">
        <w:rPr>
          <w:noProof/>
        </w:rPr>
        <w:t>(Etter et al. 2002)</w:t>
      </w:r>
      <w:r w:rsidR="00204E23" w:rsidRPr="002106B3">
        <w:fldChar w:fldCharType="end"/>
      </w:r>
      <w:r w:rsidR="00783BE0" w:rsidRPr="002106B3">
        <w:t>; 1 km fixed-radius buffer for striped skunk</w:t>
      </w:r>
      <w:r w:rsidR="00204E23" w:rsidRPr="002106B3">
        <w:t xml:space="preserve"> </w:t>
      </w:r>
      <w:r w:rsidR="00204E23" w:rsidRPr="002106B3">
        <w:fldChar w:fldCharType="begin"/>
      </w:r>
      <w:r w:rsidR="00204E23" w:rsidRPr="002106B3">
        <w:instrText xml:space="preserve"> ADDIN ZOTERO_ITEM CSL_CITATION {"citationID":"HpEczvHg","properties":{"formattedCitation":"(Rosatte 2000)","plainCitation":"(Rosatte 2000)","noteIndex":0},"citationItems":[{"id":1222,"uris":["http://zotero.org/users/3256562/items/8D2Z9WTX"],"uri":["http://zotero.org/users/3256562/items/8D2Z9WTX"],"itemData":{"id":1222,"type":"article-journal","abstract":"Raccoons are one of the most successful furbearer species inhabiting North America today with substantial range expansion having occurred during the 20'h century. Although raccoon populations are not currently threatened in Ontario, substantial levels of raccoon mortality occur each year due to hunting and trapping, collisions with vehicles, infectious diseases such as rabies and canine distemper, and removal by animal control agencies. Raccoons an so plentiful that population densities in some areas exceed 100/km(2), with the Ontario raccoon population being estimated at about 1 million individuals. Such high numbers of raccoons have resulted in human/raccoon conflicts ranging from damage to ornamental gardens and crops, to residential building damage, to transmission of infectious diseases. Management of raccoons in Ontario is accomplished through harvest regulations, removal and euthanasia by municipal animal control agencies, public education strategies, and creation of buffer zones of immunized raccoons for infectious disease control. Neither disease nor human intervention appear to have significant impact on raccoon populations in Ontario. Canine distemper can cause high mortalities in Ontario raccoon populations; however, the disease does not appear to be limiting, in the sense that raccoon densities have been maintained in the 7-20/km(2) range in the presence of distemper outbreaks. One Ontario animal control agency reduced local raccoon populations by 12 %-29 % through nuisance animal removal, although, no significant impact was noted in the studied populations. However, when control was relaxed, raccoon density increased significantly. The success and resiliency of raccoons in Ontario and other regions of North America is attributed to their ability to adapt to most habitats, their omnivorous feeding habits, high reproductive rate, and lack of natural predators.","container-title":"Mammalia","DOI":"10.1515/mamm.2000.64.4.369","ISSN":"0025-1461","issue":"4","note":"WOS:000166833900003","page":"369-390","title":"Management of raccoons (Procyon lotor) in Ontario, Canada: Do human intervention and disease have significant impact on raccoon populations?","volume":"64","author":[{"family":"Rosatte","given":"R. C."}],"issued":{"date-parts":[["2000"]]}}}],"schema":"https://github.com/citation-style-language/schema/raw/master/csl-citation.json"} </w:instrText>
      </w:r>
      <w:r w:rsidR="00204E23" w:rsidRPr="002106B3">
        <w:fldChar w:fldCharType="separate"/>
      </w:r>
      <w:r w:rsidR="00204E23" w:rsidRPr="002106B3">
        <w:rPr>
          <w:noProof/>
        </w:rPr>
        <w:t>(Rosatte 2000)</w:t>
      </w:r>
      <w:r w:rsidR="00204E23" w:rsidRPr="002106B3">
        <w:fldChar w:fldCharType="end"/>
      </w:r>
      <w:r w:rsidR="00783BE0" w:rsidRPr="002106B3">
        <w:t xml:space="preserve"> and raccoon, and 1.5 km fixed radius buffer for coyote</w:t>
      </w:r>
      <w:r w:rsidR="00204E23" w:rsidRPr="002106B3">
        <w:t xml:space="preserve"> </w:t>
      </w:r>
      <w:r w:rsidR="00204E23" w:rsidRPr="002106B3">
        <w:fldChar w:fldCharType="begin"/>
      </w:r>
      <w:r w:rsidR="00204E23" w:rsidRPr="002106B3">
        <w:instrText xml:space="preserve"> ADDIN ZOTERO_ITEM CSL_CITATION {"citationID":"eBzMndQU","properties":{"formattedCitation":"(Riley et al. 2003, Gehrt et al. 2009)","plainCitation":"(Riley et al. 2003, Gehrt et al. 2009)","noteIndex":0},"citationItems":[{"id":2094,"uris":["http://zotero.org/users/3256562/items/KMKPMC6R"],"uri":["http://zotero.org/users/3256562/items/KMKPMC6R"],"itemData":{"id":2094,"type":"article-journal","abstract":"Abstract: Urbanization and habitat fragmentation are major threats to wildlife populations, especially mammalian carnivores. We studied the ecology and behavior of bobcats (   Lynx rufus ) and coyotes ( Canis latrans ) relative to development in a fragmented landscape in southern California from 1996 to 2000. We captured and radiocollared 50 bobcats and 86 coyotes, determined home ranges for 35 bobcats and 40 coyotes, and measured their exposure to development (  “urban association”  ) as the percentage of each home range composed of developed or modified areas. Both species occupied predominantly natural home ranges. Adult female bobcats had low levels of urban association, significantly lower than coyotes, adult male bobcats, and young female bobcats. Home-range size was positively correlated with urban association for coyotes and adult male and young female bobcats, suggesting that human-dominated areas were less suitable than natural areas in some important way. Animals more associated with non-natural areas had higher levels of night activity, and both bobcats and coyotes were more likely to be in developed areas at night than during the day. Survival rates were relatively high and were not related to urban association, at least for animals&gt;6–9 months of age. Mortality rates from human-related causes such as vehicle collisions and incidental poisoning were also independent of urban association. In this region, even the few animals that had almost no human development within their home range were vulnerable to human-related mortality. Carnivore conservation in urban landscapes must account for these mortality sources that influence the entire landscape, including reserves. For bobcats, preserving open space of sufficient quantity and quality for adult females is necessary for population viability. Educating local residents about carnivores is also critical for conserving populations in urban areas.","container-title":"Conservation Biology","DOI":"10.1046/j.1523-1739.2003.01458.x","ISSN":"1523-1739","issue":"2","journalAbbreviation":"Conservation Biology","language":"en","page":"566-576","source":"Wiley Online Library","title":"Effects of Urbanization and Habitat Fragmentation on Bobcats and Coyotes in Southern California","volume":"17","author":[{"family":"Riley","given":"Seth P. D."},{"family":"Sauvajot","given":"Raymond M."},{"family":"Fuller","given":"Todd K."},{"family":"York","given":"Eric C."},{"family":"Kamradt","given":"Denise A."},{"family":"Bromley","given":"Cassity"},{"family":"Wayne","given":"Robert K."}],"issued":{"date-parts":[["2003",4,1]]}}},{"id":2751,"uris":["http://zotero.org/users/3256562/items/YEEFIYZA"],"uri":["http://zotero.org/users/3256562/items/YEEFIYZA"],"itemData":{"id":2751,"type":"article-journal","abstract":"[An understanding of how top mammalian carnivores respond to urbanization is important for conservation and management of human–wildlife conflicts. Coyotes (Canis latrans) have recently become more prevalent in many metropolitan areas; however, their apparent success is poorly understood. We estimated home-range size and selection of land-use types for coyotes in a heavily urbanized landscape, with a particular focus on responses of coyotes to those parts of the urban landscape with high levels of human development or activity. Mean (± SE) annual home ranges of transient coyotes (X̄ = 26.80 ± 2.95 km2) were larger than those of resident coyotes (X̄ = 4.95 ± 0.34 km2), and home-range size for resident coyotes did not vary among seasons or between age and sex classes. Although most home ranges were associated with natural patches of habitat, there was considerable variation among coyotes, with some home ranges entirely lacking patches of natural habitat. Within home ranges, coyotes typically avoided land-use types associated with human activity (i.e., Residential, Urban Grass, and Urban Land) regardless of coyote characteristics, seasons, and activity periods. Few coyotes were nuisances, and conflicts occurred when coyotes were sick or exposed to wildlife feeding by humans. We found little evidence that coyotes were attracted to areas associated with human activity, despite at times having home ranges located in heavily developed areas.]","archive":"JSTOR","container-title":"Journal of Mammalogy","ISSN":"0022-2372","issue":"5","page":"1045-1057","source":"JSTOR","title":"Home Range and Landscape Use of Coyotes in a Metropolitan Landscape: Conflict or Coexistence?","title-short":"Home Range and Landscape Use of Coyotes in a Metropolitan Landscape","volume":"90","author":[{"family":"Gehrt","given":"Stanley D."},{"family":"Anchor","given":"Chris"},{"family":"White","given":"Lynsey A."}],"issued":{"date-parts":[["2009"]]}}}],"schema":"https://github.com/citation-style-language/schema/raw/master/csl-citation.json"} </w:instrText>
      </w:r>
      <w:r w:rsidR="00204E23" w:rsidRPr="002106B3">
        <w:fldChar w:fldCharType="separate"/>
      </w:r>
      <w:r w:rsidR="00204E23" w:rsidRPr="002106B3">
        <w:rPr>
          <w:noProof/>
        </w:rPr>
        <w:t>(Riley et al. 2003, Gehrt et al. 2009)</w:t>
      </w:r>
      <w:r w:rsidR="00204E23" w:rsidRPr="002106B3">
        <w:fldChar w:fldCharType="end"/>
      </w:r>
      <w:r w:rsidR="00783BE0" w:rsidRPr="002106B3">
        <w:t>, red fox</w:t>
      </w:r>
      <w:r w:rsidR="00204E23" w:rsidRPr="002106B3">
        <w:t xml:space="preserve"> </w:t>
      </w:r>
      <w:r w:rsidR="00204E23" w:rsidRPr="002106B3">
        <w:fldChar w:fldCharType="begin"/>
      </w:r>
      <w:r w:rsidR="00204E23" w:rsidRPr="002106B3">
        <w:instrText xml:space="preserve"> ADDIN ZOTERO_ITEM CSL_CITATION {"citationID":"KFZKhjLY","properties":{"formattedCitation":"(Mueller et al. 2018)","plainCitation":"(Mueller et al. 2018)","noteIndex":0},"citationItems":[{"id":2809,"uris":["http://zotero.org/users/3256562/items/SCR9KX2E"],"uri":["http://zotero.org/users/3256562/items/SCR9KX2E"],"itemData":{"id":2809,"type":"article-journal","abstract":"Urban environments are increasing worldwide and are inherently different than their rural counterparts, with a variety of effects on wildlife due to human presence, increased habitat fragmentation, movement barriers, and access to anthropogenic food sources. Effective management of urban wildlife requires an understanding of how urbanization affects their behavior and ecology. The spatial activity and interactions of urban wildlife, however, have not been as rigorously researched as in rural areas. From January 2015 to December 2016, we captured, radio-collared, and tracked 11 coyotes and 12 red foxes in Madison, WI. Within our study area, coyotes strongly selected home ranges with high proportions of natural areas; conversely, red foxes selected home ranges with open space and moderately developed areas. Use of highly developed areas best explained variation among individual home range sizes and inversely affected home range size for coyotes and red foxes. Coyote and red fox home ranges showed some degree of spatial and temporal overlap, but generally appeared partitioned by habitat type within our study area. Coyotes and red foxes were both active at similar times of the day, but their movement patterns differed based on species-specific habitat use. This spatial partitioning may promote positive co-existence between these sympatric canids in urban areas, and our findings of spatial activity and interactions will better inform wildlife managers working in urban areas.","container-title":"PLOS ONE","DOI":"10.1371/journal.pone.0190971","issue":"1","journalAbbreviation":"PLOS ONE","note":"publisher: Public Library of Science","page":"e0190971","title":"Coexistence of coyotes (Canis latrans) and red foxes (Vulpes vulpes) in an urban landscape","volume":"13","author":[{"family":"Mueller","given":"Marcus A."},{"family":"Drake","given":"David"},{"family":"Allen","given":"Maximilian L."}],"issued":{"date-parts":[["2018",1,24]]}}}],"schema":"https://github.com/citation-style-language/schema/raw/master/csl-citation.json"} </w:instrText>
      </w:r>
      <w:r w:rsidR="00204E23" w:rsidRPr="002106B3">
        <w:fldChar w:fldCharType="separate"/>
      </w:r>
      <w:r w:rsidR="00204E23" w:rsidRPr="002106B3">
        <w:rPr>
          <w:noProof/>
        </w:rPr>
        <w:t>(Mueller et al. 2018)</w:t>
      </w:r>
      <w:r w:rsidR="00204E23" w:rsidRPr="002106B3">
        <w:fldChar w:fldCharType="end"/>
      </w:r>
      <w:r w:rsidR="00783BE0" w:rsidRPr="002106B3">
        <w:t>, and bobcat</w:t>
      </w:r>
      <w:r w:rsidR="00204E23" w:rsidRPr="002106B3">
        <w:t xml:space="preserve"> </w:t>
      </w:r>
      <w:r w:rsidR="00204E23" w:rsidRPr="002106B3">
        <w:fldChar w:fldCharType="begin"/>
      </w:r>
      <w:r w:rsidR="00204E23" w:rsidRPr="002106B3">
        <w:instrText xml:space="preserve"> ADDIN ZOTERO_ITEM CSL_CITATION {"citationID":"wz7kmwyn","properties":{"formattedCitation":"(Riley et al. 2003)","plainCitation":"(Riley et al. 2003)","noteIndex":0},"citationItems":[{"id":2094,"uris":["http://zotero.org/users/3256562/items/KMKPMC6R"],"uri":["http://zotero.org/users/3256562/items/KMKPMC6R"],"itemData":{"id":2094,"type":"article-journal","abstract":"Abstract: Urbanization and habitat fragmentation are major threats to wildlife populations, especially mammalian carnivores. We studied the ecology and behavior of bobcats (   Lynx rufus ) and coyotes ( Canis latrans ) relative to development in a fragmented landscape in southern California from 1996 to 2000. We captured and radiocollared 50 bobcats and 86 coyotes, determined home ranges for 35 bobcats and 40 coyotes, and measured their exposure to development (  “urban association”  ) as the percentage of each home range composed of developed or modified areas. Both species occupied predominantly natural home ranges. Adult female bobcats had low levels of urban association, significantly lower than coyotes, adult male bobcats, and young female bobcats. Home-range size was positively correlated with urban association for coyotes and adult male and young female bobcats, suggesting that human-dominated areas were less suitable than natural areas in some important way. Animals more associated with non-natural areas had higher levels of night activity, and both bobcats and coyotes were more likely to be in developed areas at night than during the day. Survival rates were relatively high and were not related to urban association, at least for animals&gt;6–9 months of age. Mortality rates from human-related causes such as vehicle collisions and incidental poisoning were also independent of urban association. In this region, even the few animals that had almost no human development within their home range were vulnerable to human-related mortality. Carnivore conservation in urban landscapes must account for these mortality sources that influence the entire landscape, including reserves. For bobcats, preserving open space of sufficient quantity and quality for adult females is necessary for population viability. Educating local residents about carnivores is also critical for conserving populations in urban areas.","container-title":"Conservation Biology","DOI":"10.1046/j.1523-1739.2003.01458.x","ISSN":"1523-1739","issue":"2","journalAbbreviation":"Conservation Biology","language":"en","page":"566-576","source":"Wiley Online Library","title":"Effects of Urbanization and Habitat Fragmentation on Bobcats and Coyotes in Southern California","volume":"17","author":[{"family":"Riley","given":"Seth P. D."},{"family":"Sauvajot","given":"Raymond M."},{"family":"Fuller","given":"Todd K."},{"family":"York","given":"Eric C."},{"family":"Kamradt","given":"Denise A."},{"family":"Bromley","given":"Cassity"},{"family":"Wayne","given":"Robert K."}],"issued":{"date-parts":[["2003",4,1]]}}}],"schema":"https://github.com/citation-style-language/schema/raw/master/csl-citation.json"} </w:instrText>
      </w:r>
      <w:r w:rsidR="00204E23" w:rsidRPr="002106B3">
        <w:fldChar w:fldCharType="separate"/>
      </w:r>
      <w:r w:rsidR="00204E23" w:rsidRPr="002106B3">
        <w:rPr>
          <w:noProof/>
        </w:rPr>
        <w:t>(Riley et al. 2003)</w:t>
      </w:r>
      <w:r w:rsidR="00204E23" w:rsidRPr="002106B3">
        <w:fldChar w:fldCharType="end"/>
      </w:r>
      <w:r w:rsidR="00783BE0" w:rsidRPr="002106B3">
        <w:t>).</w:t>
      </w:r>
      <w:r w:rsidR="004F6F36" w:rsidRPr="002106B3">
        <w:t xml:space="preserve"> In our analysis we included variables that described the two opposing characteristics of urban environments: the built environment and the more natural characteristics of urban ecosystems. We also included a seasonal covariate to control for any seasonal changes in diel activity.</w:t>
      </w:r>
    </w:p>
    <w:p w14:paraId="6C8CA52C" w14:textId="77777777" w:rsidR="003D60B8" w:rsidRPr="002106B3" w:rsidRDefault="003D60B8">
      <w:pPr>
        <w:rPr>
          <w:i/>
        </w:rPr>
      </w:pPr>
    </w:p>
    <w:p w14:paraId="1CE18A2F" w14:textId="76A5F434" w:rsidR="004F6F36" w:rsidRPr="002106B3" w:rsidRDefault="006736E7" w:rsidP="003D60B8">
      <w:r w:rsidRPr="002106B3">
        <w:rPr>
          <w:i/>
        </w:rPr>
        <w:t>Urba</w:t>
      </w:r>
      <w:r w:rsidR="004F6F36" w:rsidRPr="002106B3">
        <w:rPr>
          <w:i/>
        </w:rPr>
        <w:t>n features</w:t>
      </w:r>
      <w:r w:rsidRPr="002106B3">
        <w:t xml:space="preserve"> – To characterize urbanization around each sampling site we calculated </w:t>
      </w:r>
      <w:r w:rsidR="000516C7" w:rsidRPr="002106B3">
        <w:t>human population</w:t>
      </w:r>
      <w:r w:rsidRPr="002106B3">
        <w:t xml:space="preserve"> density</w:t>
      </w:r>
      <w:r w:rsidR="009E1A7B" w:rsidRPr="002106B3">
        <w:t xml:space="preserve"> (</w:t>
      </w:r>
      <w:r w:rsidR="003D60B8" w:rsidRPr="002106B3">
        <w:t>units/km</w:t>
      </w:r>
      <w:r w:rsidR="003D60B8" w:rsidRPr="002106B3">
        <w:rPr>
          <w:vertAlign w:val="superscript"/>
        </w:rPr>
        <w:t>2</w:t>
      </w:r>
      <w:r w:rsidR="009E1A7B" w:rsidRPr="002106B3">
        <w:t>)</w:t>
      </w:r>
      <w:r w:rsidR="004F6F36" w:rsidRPr="002106B3">
        <w:t xml:space="preserve"> and</w:t>
      </w:r>
      <w:r w:rsidRPr="002106B3">
        <w:t xml:space="preserve"> mean impervious cover</w:t>
      </w:r>
      <w:r w:rsidR="009E1A7B" w:rsidRPr="002106B3">
        <w:t xml:space="preserve"> </w:t>
      </w:r>
      <w:r w:rsidR="004F6F36" w:rsidRPr="002106B3">
        <w:t xml:space="preserve">(%) around </w:t>
      </w:r>
      <w:r w:rsidRPr="002106B3">
        <w:t xml:space="preserve">all 453 sites. </w:t>
      </w:r>
      <w:r w:rsidR="000516C7" w:rsidRPr="002106B3">
        <w:t>Population</w:t>
      </w:r>
      <w:r w:rsidRPr="002106B3">
        <w:t xml:space="preserve"> density was extracted from Block Level Housing Density </w:t>
      </w:r>
      <w:r w:rsidR="000516C7" w:rsidRPr="002106B3">
        <w:t>data</w:t>
      </w:r>
      <w:r w:rsidRPr="002106B3">
        <w:t xml:space="preserve"> </w:t>
      </w:r>
      <w:r w:rsidR="003D60B8" w:rsidRPr="002106B3">
        <w:fldChar w:fldCharType="begin"/>
      </w:r>
      <w:r w:rsidR="003D60B8" w:rsidRPr="002106B3">
        <w:instrText xml:space="preserve"> ADDIN ZOTERO_ITEM CSL_CITATION {"citationID":"nciZPwpw","properties":{"formattedCitation":"(Radeloff et al. 2018)","plainCitation":"(Radeloff et al. 2018)","noteIndex":0},"citationItems":[{"id":2705,"uris":["http://zotero.org/users/3256562/items/C376K7GE"],"uri":["http://zotero.org/users/3256562/items/C376K7GE"],"itemData":{"id":2705,"type":"article-journal","abstract":"The wildland-urban interface (WUI) is the area where houses and wildland vegetation meet or intermingle, and where wildfire problems are most pronounced. Here we report that the WUI in the United States grew rapidly from 1990 to 2010 in terms of both number of new houses (from 30.8 to 43.4 million; 41% growth) and land area (from 581,000 to 770,000 km2; 33% growth), making it the fastest-growing land use type in the conterminous United States. The vast majority of new WUI areas were the result of new housing (97%), not related to an increase in wildland vegetation. Within the perimeter of recent wildfires (1990–2015), there were 286,000 houses in 2010, compared with 177,000 in 1990. Furthermore, WUI growth often results in more wildfire ignitions, putting more lives and houses at risk. Wildfire problems will not abate if recent housing growth trends continue.","container-title":"Proceedings of the National Academy of Sciences","DOI":"10.1073/pnas.1718850115","ISSN":"0027-8424, 1091-6490","issue":"13","journalAbbreviation":"PNAS","language":"en","note":"PMID: 29531054","page":"3314-3319","source":"www.pnas.org","title":"Rapid growth of the US wildland-urban interface raises wildfire risk","volume":"115","author":[{"family":"Radeloff","given":"Volker C."},{"family":"Helmers","given":"David P."},{"family":"Kramer","given":"H. Anu"},{"family":"Mockrin","given":"Miranda H."},{"family":"Alexandre","given":"Patricia M."},{"family":"Bar-Massada","given":"Avi"},{"family":"Butsic","given":"Van"},{"family":"Hawbaker","given":"Todd J."},{"family":"Martinuzzi","given":"Sebastián"},{"family":"Syphard","given":"Alexandra D."},{"family":"Stewart","given":"Susan I."}],"issued":{"date-parts":[["2018",3,27]]}}}],"schema":"https://github.com/citation-style-language/schema/raw/master/csl-citation.json"} </w:instrText>
      </w:r>
      <w:r w:rsidR="003D60B8" w:rsidRPr="002106B3">
        <w:fldChar w:fldCharType="separate"/>
      </w:r>
      <w:r w:rsidR="003D60B8" w:rsidRPr="002106B3">
        <w:rPr>
          <w:noProof/>
        </w:rPr>
        <w:t>(Radeloff et al. 2018)</w:t>
      </w:r>
      <w:r w:rsidR="003D60B8" w:rsidRPr="002106B3">
        <w:fldChar w:fldCharType="end"/>
      </w:r>
      <w:r w:rsidRPr="002106B3">
        <w:t xml:space="preserve"> created from 2010 U.S. Census data </w:t>
      </w:r>
      <w:r w:rsidR="000516C7" w:rsidRPr="002106B3">
        <w:fldChar w:fldCharType="begin"/>
      </w:r>
      <w:r w:rsidR="000516C7" w:rsidRPr="002106B3">
        <w:instrText xml:space="preserve"> ADDIN ZOTERO_ITEM CSL_CITATION {"citationID":"MZ8BZHv6","properties":{"formattedCitation":"(U.S. Census Bureau 2010)","plainCitation":"(U.S. Census Bureau 2010)","noteIndex":0},"citationItems":[{"id":2112,"uris":["http://zotero.org/users/3256562/items/TPFXHXZU"],"uri":["http://zotero.org/users/3256562/items/TPFXHXZU"],"itemData":{"id":2112,"type":"report","event-place":"Washington, D.C. USA","publisher":"U.S. Department of Commerce","publisher-place":"Washington, D.C. USA","title":"Population, Housing Units, Area, and Density: 2010 - County -- County Subdivision and Place  more information 2010 Census Summary File 1","author":[{"family":"U.S. Census Bureau","given":""}],"issued":{"date-parts":[["2010"]]}}}],"schema":"https://github.com/citation-style-language/schema/raw/master/csl-citation.json"} </w:instrText>
      </w:r>
      <w:r w:rsidR="000516C7" w:rsidRPr="002106B3">
        <w:fldChar w:fldCharType="separate"/>
      </w:r>
      <w:r w:rsidR="000516C7" w:rsidRPr="002106B3">
        <w:rPr>
          <w:noProof/>
        </w:rPr>
        <w:t>(U.S. Census Bureau 2010)</w:t>
      </w:r>
      <w:r w:rsidR="000516C7" w:rsidRPr="002106B3">
        <w:fldChar w:fldCharType="end"/>
      </w:r>
      <w:r w:rsidRPr="002106B3">
        <w:t xml:space="preserve">, and mean impervious cover was calculated from the National Land Cover Database (NLCD) 2011 Percent Developed Imperviousness </w:t>
      </w:r>
      <w:r w:rsidR="00ED24BD" w:rsidRPr="002106B3">
        <w:t>data</w:t>
      </w:r>
      <w:r w:rsidR="003D60B8" w:rsidRPr="002106B3">
        <w:t xml:space="preserve"> </w:t>
      </w:r>
      <w:r w:rsidR="003D60B8" w:rsidRPr="002106B3">
        <w:fldChar w:fldCharType="begin"/>
      </w:r>
      <w:r w:rsidR="003D60B8" w:rsidRPr="002106B3">
        <w:instrText xml:space="preserve"> ADDIN ZOTERO_ITEM CSL_CITATION {"citationID":"l6uFy0ZG","properties":{"formattedCitation":"(Homer et al. 2015)","plainCitation":"(Homer et al. 2015)","noteIndex":0},"citationItems":[{"id":2708,"uris":["http://zotero.org/users/3256562/items/DTCWSBWF"],"uri":["http://zotero.org/users/3256562/items/DTCWSBWF"],"itemData":{"id":2708,"type":"article-journal","container-title":"Photogrammetric Engineering and Remote Sensing","page":"345-353","title":"Completion of the 2011 National Land Cover Database for the conterminous United States – representing a decade of land cover change information","volume":"81","author":[{"family":"Homer","given":"C. G."},{"family":"Dewitz","given":"J."},{"family":"Yang","given":"L."},{"family":"Jin","given":"S."},{"family":"Danielson","given":"P."},{"family":"Xian","given":""},{"family":"Coulston","given":"J."},{"family":"Herold","given":"N."},{"family":"Wickham","given":"J."},{"family":"Megown","given":"J."}],"issued":{"date-parts":[["2015"]]}}}],"schema":"https://github.com/citation-style-language/schema/raw/master/csl-citation.json"} </w:instrText>
      </w:r>
      <w:r w:rsidR="003D60B8" w:rsidRPr="002106B3">
        <w:fldChar w:fldCharType="separate"/>
      </w:r>
      <w:r w:rsidR="003D60B8" w:rsidRPr="002106B3">
        <w:rPr>
          <w:noProof/>
        </w:rPr>
        <w:t>(Homer et al. 2015)</w:t>
      </w:r>
      <w:r w:rsidR="003D60B8" w:rsidRPr="002106B3">
        <w:fldChar w:fldCharType="end"/>
      </w:r>
      <w:r w:rsidRPr="002106B3">
        <w:t xml:space="preserve">. </w:t>
      </w:r>
    </w:p>
    <w:p w14:paraId="0A393C31" w14:textId="77777777" w:rsidR="004F6F36" w:rsidRPr="002106B3" w:rsidRDefault="004F6F36" w:rsidP="003D60B8"/>
    <w:p w14:paraId="420F034A" w14:textId="2C6CC3B7" w:rsidR="00A71009" w:rsidRPr="002106B3" w:rsidRDefault="004F6F36">
      <w:r w:rsidRPr="002106B3">
        <w:rPr>
          <w:i/>
        </w:rPr>
        <w:t>Natural features</w:t>
      </w:r>
      <w:r w:rsidRPr="002106B3">
        <w:t xml:space="preserve"> – </w:t>
      </w:r>
      <w:r w:rsidR="00ED24BD" w:rsidRPr="002106B3">
        <w:t>We calculated the</w:t>
      </w:r>
      <w:r w:rsidRPr="002106B3">
        <w:t xml:space="preserve"> proportion of vegetation cover and the proportion of available habitat around each site</w:t>
      </w:r>
      <w:r w:rsidR="00ED24BD" w:rsidRPr="002106B3">
        <w:t xml:space="preserve"> to characterize the natural features around each sampling site</w:t>
      </w:r>
      <w:r w:rsidRPr="002106B3">
        <w:t xml:space="preserve">. </w:t>
      </w:r>
      <w:r w:rsidR="00ED24BD" w:rsidRPr="002106B3">
        <w:t>To calculate the proportion of vegetation cover around each sampling site,</w:t>
      </w:r>
      <w:r w:rsidR="006736E7" w:rsidRPr="002106B3">
        <w:t xml:space="preserve"> we first calculated the Normalized Difference Vegetation Index (NDVI) from a </w:t>
      </w:r>
      <w:proofErr w:type="spellStart"/>
      <w:r w:rsidR="006736E7" w:rsidRPr="002106B3">
        <w:t>LandSat</w:t>
      </w:r>
      <w:proofErr w:type="spellEnd"/>
      <w:r w:rsidR="006736E7" w:rsidRPr="002106B3">
        <w:t xml:space="preserve"> 8 image</w:t>
      </w:r>
      <w:r w:rsidR="000516C7" w:rsidRPr="002106B3">
        <w:t xml:space="preserve"> courtesy of the U.S. Geological Survey</w:t>
      </w:r>
      <w:r w:rsidR="006736E7" w:rsidRPr="002106B3">
        <w:t xml:space="preserve"> that 1) covered the entire study area of each city, 2) was taken during a summer month that coincided with the </w:t>
      </w:r>
      <w:r w:rsidR="003D60B8" w:rsidRPr="002106B3">
        <w:t xml:space="preserve">respective </w:t>
      </w:r>
      <w:r w:rsidR="006736E7" w:rsidRPr="002106B3">
        <w:t>cit</w:t>
      </w:r>
      <w:r w:rsidR="003D60B8" w:rsidRPr="002106B3">
        <w:t>y’s</w:t>
      </w:r>
      <w:r w:rsidR="006736E7" w:rsidRPr="002106B3">
        <w:t xml:space="preserve"> sampling period, and 3) contained less than 15% cloud cover. We downloaded </w:t>
      </w:r>
      <w:proofErr w:type="spellStart"/>
      <w:r w:rsidR="006736E7" w:rsidRPr="002106B3">
        <w:t>LandSat</w:t>
      </w:r>
      <w:proofErr w:type="spellEnd"/>
      <w:r w:rsidR="006736E7" w:rsidRPr="002106B3">
        <w:t xml:space="preserve"> 8 imagery using the </w:t>
      </w:r>
      <w:proofErr w:type="spellStart"/>
      <w:r w:rsidR="006736E7" w:rsidRPr="002106B3">
        <w:rPr>
          <w:i/>
        </w:rPr>
        <w:t>getSpatialData</w:t>
      </w:r>
      <w:proofErr w:type="spellEnd"/>
      <w:r w:rsidR="006736E7" w:rsidRPr="002106B3">
        <w:t xml:space="preserve"> package </w:t>
      </w:r>
      <w:r w:rsidR="000516C7" w:rsidRPr="002106B3">
        <w:fldChar w:fldCharType="begin"/>
      </w:r>
      <w:r w:rsidR="00204E23" w:rsidRPr="002106B3">
        <w:instrText xml:space="preserve"> ADDIN ZOTERO_ITEM CSL_CITATION {"citationID":"L78fyPKs","properties":{"formattedCitation":"(Schwalb-Willmann 2019)","plainCitation":"(Schwalb-Willmann 2019)","noteIndex":0},"citationItems":[{"id":2836,"uris":["http://zotero.org/users/3256562/items/CIXGCLII"],"uri":["http://zotero.org/users/3256562/items/CIXGCLII"],"itemData":{"id":2836,"type":"book","title":"getSpatialData: R package version 0.0.4","URL":"http://jxsw.de/getSpatialData/","author":[{"family":"Schwalb-Willmann","given":"Jakob"}],"accessed":{"date-parts":[["2019",9,1]]},"issued":{"date-parts":[["2019"]]}}}],"schema":"https://github.com/citation-style-language/schema/raw/master/csl-citation.json"} </w:instrText>
      </w:r>
      <w:r w:rsidR="000516C7" w:rsidRPr="002106B3">
        <w:fldChar w:fldCharType="separate"/>
      </w:r>
      <w:r w:rsidR="000516C7" w:rsidRPr="002106B3">
        <w:rPr>
          <w:noProof/>
        </w:rPr>
        <w:t>(Schwalb-Willmann 2019)</w:t>
      </w:r>
      <w:r w:rsidR="000516C7" w:rsidRPr="002106B3">
        <w:fldChar w:fldCharType="end"/>
      </w:r>
      <w:r w:rsidR="006736E7" w:rsidRPr="002106B3">
        <w:t xml:space="preserve"> in R. We then calculated the proportion of vegetation cover as the proportion of cells within each buffer that had an NDVI value</w:t>
      </w:r>
      <w:r w:rsidR="00ED24BD" w:rsidRPr="002106B3">
        <w:t xml:space="preserve"> representing substantial vegetation cover</w:t>
      </w:r>
      <w:r w:rsidR="006736E7" w:rsidRPr="002106B3">
        <w:t xml:space="preserve"> </w:t>
      </w:r>
      <w:r w:rsidR="00ED24BD" w:rsidRPr="002106B3">
        <w:t>(</w:t>
      </w:r>
      <w:r w:rsidR="006736E7" w:rsidRPr="002106B3">
        <w:t>&gt; 0.2</w:t>
      </w:r>
      <w:r w:rsidR="00ED24BD" w:rsidRPr="002106B3">
        <w:t xml:space="preserve">; </w:t>
      </w:r>
      <w:hyperlink r:id="rId6" w:history="1">
        <w:r w:rsidR="00ED24BD" w:rsidRPr="002106B3">
          <w:rPr>
            <w:rStyle w:val="Hyperlink"/>
          </w:rPr>
          <w:t>https://climatedataguide.ucar.edu/climate-data/ndvi-normalized-difference-vegetation-index-noaa-avhrr</w:t>
        </w:r>
      </w:hyperlink>
      <w:r w:rsidR="006736E7" w:rsidRPr="002106B3">
        <w:t>).</w:t>
      </w:r>
      <w:r w:rsidR="00ED24BD" w:rsidRPr="002106B3">
        <w:t xml:space="preserve"> </w:t>
      </w:r>
      <w:r w:rsidR="006736E7" w:rsidRPr="002106B3">
        <w:t xml:space="preserve">To calculate the proportion of available habitat around each site we </w:t>
      </w:r>
      <w:r w:rsidR="00ED24BD" w:rsidRPr="002106B3">
        <w:t xml:space="preserve">extracted the proportion of </w:t>
      </w:r>
      <w:r w:rsidR="00ED4F8E" w:rsidRPr="002106B3">
        <w:t xml:space="preserve">NLCD 2011 Land Cover </w:t>
      </w:r>
      <w:r w:rsidR="00ED24BD" w:rsidRPr="002106B3">
        <w:t>raster cells within each buffer that were classified as forest, shrubland, herbaceous, wetland, and developed open space (urban green spaces)</w:t>
      </w:r>
      <w:r w:rsidR="007439E0" w:rsidRPr="002106B3">
        <w:t>.</w:t>
      </w:r>
    </w:p>
    <w:p w14:paraId="5147DB07" w14:textId="77777777" w:rsidR="007439E0" w:rsidRPr="002106B3" w:rsidRDefault="007439E0"/>
    <w:p w14:paraId="54FE1210" w14:textId="00388D7C" w:rsidR="00A71009" w:rsidRPr="002106B3" w:rsidRDefault="00260DFD">
      <w:r w:rsidRPr="002106B3">
        <w:rPr>
          <w:i/>
        </w:rPr>
        <w:t>Seasonality</w:t>
      </w:r>
      <w:r w:rsidR="006736E7" w:rsidRPr="002106B3">
        <w:t xml:space="preserve"> – Because the weather that defines each calendar season varies across </w:t>
      </w:r>
      <w:r w:rsidR="0044745C" w:rsidRPr="002106B3">
        <w:t>our sampled</w:t>
      </w:r>
      <w:r w:rsidR="006736E7" w:rsidRPr="002106B3">
        <w:t xml:space="preserve"> longitudinal gradient, we used daily average temperature as a continuous covariate to describe </w:t>
      </w:r>
      <w:r w:rsidR="006736E7" w:rsidRPr="002106B3">
        <w:lastRenderedPageBreak/>
        <w:t xml:space="preserve">seasonality. For each day and location of a detection event, we recorded the daily average temperature from the National Climatic Data Center using the R package </w:t>
      </w:r>
      <w:proofErr w:type="spellStart"/>
      <w:r w:rsidR="006736E7" w:rsidRPr="002106B3">
        <w:rPr>
          <w:i/>
        </w:rPr>
        <w:t>rnoaa</w:t>
      </w:r>
      <w:proofErr w:type="spellEnd"/>
      <w:r w:rsidR="006736E7" w:rsidRPr="002106B3">
        <w:rPr>
          <w:i/>
        </w:rPr>
        <w:t xml:space="preserve"> </w:t>
      </w:r>
      <w:r w:rsidR="00A404EC" w:rsidRPr="002106B3">
        <w:fldChar w:fldCharType="begin"/>
      </w:r>
      <w:r w:rsidR="00204E23" w:rsidRPr="002106B3">
        <w:instrText xml:space="preserve"> ADDIN ZOTERO_ITEM CSL_CITATION {"citationID":"8bN2DMEz","properties":{"formattedCitation":"(Chamberlain 2020)","plainCitation":"(Chamberlain 2020)","noteIndex":0},"citationItems":[{"id":2837,"uris":["http://zotero.org/users/3256562/items/QJ7VJUHP"],"uri":["http://zotero.org/users/3256562/items/QJ7VJUHP"],"itemData":{"id":2837,"type":"book","title":"rnoaa: 'NOAA' Weather Data from R. R package version 0.9.6.","URL":"https://CRAN.R-project.org/package=rnoaa","author":[{"family":"Chamberlain","given":"Scott"}],"issued":{"date-parts":[["2020"]]}}}],"schema":"https://github.com/citation-style-language/schema/raw/master/csl-citation.json"} </w:instrText>
      </w:r>
      <w:r w:rsidR="00A404EC" w:rsidRPr="002106B3">
        <w:fldChar w:fldCharType="separate"/>
      </w:r>
      <w:r w:rsidR="00A404EC" w:rsidRPr="002106B3">
        <w:rPr>
          <w:noProof/>
        </w:rPr>
        <w:t>(Chamberlain 2020)</w:t>
      </w:r>
      <w:r w:rsidR="00A404EC" w:rsidRPr="002106B3">
        <w:fldChar w:fldCharType="end"/>
      </w:r>
      <w:r w:rsidR="006736E7" w:rsidRPr="002106B3">
        <w:t xml:space="preserve">. We used data from the nearest weather station to each city that recorded daily weather during our study period </w:t>
      </w:r>
      <w:r w:rsidR="006736E7" w:rsidRPr="002106B3">
        <w:rPr>
          <w:highlight w:val="yellow"/>
        </w:rPr>
        <w:t>(Supplemental Materials)</w:t>
      </w:r>
      <w:r w:rsidR="006736E7" w:rsidRPr="002106B3">
        <w:t xml:space="preserve">. </w:t>
      </w:r>
    </w:p>
    <w:p w14:paraId="3207C408" w14:textId="77777777" w:rsidR="00A71009" w:rsidRPr="002106B3" w:rsidRDefault="00A71009"/>
    <w:p w14:paraId="24211D7F" w14:textId="5FAF74DA" w:rsidR="00C56920" w:rsidRPr="002106B3" w:rsidRDefault="00216793" w:rsidP="00C56920">
      <w:pPr>
        <w:rPr>
          <w:b/>
        </w:rPr>
      </w:pPr>
      <w:r w:rsidRPr="002106B3">
        <w:rPr>
          <w:b/>
        </w:rPr>
        <w:t>Calculating</w:t>
      </w:r>
      <w:r w:rsidR="00C56920" w:rsidRPr="002106B3">
        <w:rPr>
          <w:b/>
        </w:rPr>
        <w:t xml:space="preserve"> changes in diel patterns due to urbanization</w:t>
      </w:r>
      <w:r w:rsidR="00C56920" w:rsidRPr="002106B3">
        <w:t xml:space="preserve"> </w:t>
      </w:r>
    </w:p>
    <w:p w14:paraId="25755DB7" w14:textId="3D0F9ACE" w:rsidR="00C56920" w:rsidRPr="002106B3" w:rsidRDefault="00C56920" w:rsidP="00C56920">
      <w:r w:rsidRPr="002106B3">
        <w:t xml:space="preserve">For each species and in each city we calculated </w:t>
      </w:r>
      <w:r w:rsidR="00542E94" w:rsidRPr="002106B3">
        <w:t xml:space="preserve">a </w:t>
      </w:r>
      <w:r w:rsidRPr="002106B3">
        <w:t>log risk ratio (RR = ln(</w:t>
      </w:r>
      <w:proofErr w:type="spellStart"/>
      <w:r w:rsidRPr="002106B3">
        <w:t>X</w:t>
      </w:r>
      <w:r w:rsidRPr="002106B3">
        <w:rPr>
          <w:vertAlign w:val="subscript"/>
        </w:rPr>
        <w:t>high</w:t>
      </w:r>
      <w:proofErr w:type="spellEnd"/>
      <w:r w:rsidRPr="002106B3">
        <w:t>/</w:t>
      </w:r>
      <w:proofErr w:type="spellStart"/>
      <w:r w:rsidRPr="002106B3">
        <w:t>X</w:t>
      </w:r>
      <w:r w:rsidRPr="002106B3">
        <w:rPr>
          <w:vertAlign w:val="subscript"/>
        </w:rPr>
        <w:t>low</w:t>
      </w:r>
      <w:proofErr w:type="spellEnd"/>
      <w:r w:rsidRPr="002106B3">
        <w:t>) as a measure of changes in diel activity patterns</w:t>
      </w:r>
      <w:r w:rsidR="00FC6A37" w:rsidRPr="002106B3">
        <w:t xml:space="preserve"> </w:t>
      </w:r>
      <w:r w:rsidR="00FC6A37" w:rsidRPr="002106B3">
        <w:fldChar w:fldCharType="begin"/>
      </w:r>
      <w:r w:rsidR="00FC6A37" w:rsidRPr="002106B3">
        <w:instrText xml:space="preserve"> ADDIN ZOTERO_ITEM CSL_CITATION {"citationID":"QNpCyfiv","properties":{"formattedCitation":"(Gaynor et al. 2018)","plainCitation":"(Gaynor et al. 2018)","noteIndex":0},"citationItems":[{"id":2747,"uris":["http://zotero.org/users/3256562/items/ZEA3MKXI"],"uri":["http://zotero.org/users/3256562/items/ZEA3MKXI"],"itemData":{"id":2747,"type":"article-journal","abstract":"Nocturnal refuge\nAs the human population grows, there are fewer places for animals to live out their lives independently of our influence. Given our mostly diurnal tendencies, one domain that remains less affected by humans is the night. Gaynor et al. found that across the globe and across mammalian species—from deer to coyotes and from tigers to wild boar—animals are becoming more nocturnal (see the Perspective by Benítez-López). Human activities of all kinds, including nonlethal pastimes such as hiking, seem to drive animals to make use of hours when we are not around. Such changes may provide some relief, but they may also have ecosystem-level consequences.\nScience, this issue p. 1232; see also p. 1185\nRapid expansion of human activity has driven well-documented shifts in the spatial distribution of wildlife, but the cumulative effect of human disturbance on the temporal dynamics of animals has not been quantified. We examined anthropogenic effects on mammal diel activity patterns, conducting a meta-analysis of 76 studies of 62 species from six continents. Our global study revealed a strong effect of humans on daily patterns of wildlife activity. Animals increased their nocturnality by an average factor of 1.36 in response to human disturbance. This finding was consistent across continents, habitats, taxa, and human activities. As the global human footprint expands, temporal avoidance of humans may facilitate human-wildlife coexistence. However, such responses can result in marked shifts away from natural patterns of activity, with consequences for fitness, population persistence, community interactions, and evolution.\nHuman activities are pushing animals towards a more nocturnal existence.\nHuman activities are pushing animals towards a more nocturnal existence.","container-title":"Science","DOI":"10.1126/science.aar7121","ISSN":"0036-8075, 1095-9203","issue":"6394","language":"en","note":"PMID: 29903973","page":"1232-1235","source":"science.sciencemag.org","title":"The influence of human disturbance on wildlife nocturnality","volume":"360","author":[{"family":"Gaynor","given":"Kaitlyn M."},{"family":"Hojnowski","given":"Cheryl E."},{"family":"Carter","given":"Neil H."},{"family":"Brashares","given":"Justin S."}],"issued":{"date-parts":[["2018",6,15]]}}}],"schema":"https://github.com/citation-style-language/schema/raw/master/csl-citation.json"} </w:instrText>
      </w:r>
      <w:r w:rsidR="00FC6A37" w:rsidRPr="002106B3">
        <w:fldChar w:fldCharType="separate"/>
      </w:r>
      <w:r w:rsidR="00FC6A37" w:rsidRPr="002106B3">
        <w:rPr>
          <w:noProof/>
        </w:rPr>
        <w:t>(Gaynor et al. 2018)</w:t>
      </w:r>
      <w:r w:rsidR="00FC6A37" w:rsidRPr="002106B3">
        <w:fldChar w:fldCharType="end"/>
      </w:r>
      <w:r w:rsidRPr="002106B3">
        <w:t xml:space="preserve">. </w:t>
      </w:r>
      <w:proofErr w:type="spellStart"/>
      <w:r w:rsidRPr="002106B3">
        <w:t>X</w:t>
      </w:r>
      <w:r w:rsidRPr="002106B3">
        <w:rPr>
          <w:vertAlign w:val="subscript"/>
        </w:rPr>
        <w:t>high</w:t>
      </w:r>
      <w:proofErr w:type="spellEnd"/>
      <w:r w:rsidRPr="002106B3">
        <w:t xml:space="preserve"> is the proportion of nighttime photos (categories night and darkest hours combined) at high levels of urbanization (&gt; mean) and </w:t>
      </w:r>
      <w:proofErr w:type="spellStart"/>
      <w:r w:rsidRPr="002106B3">
        <w:t>X</w:t>
      </w:r>
      <w:r w:rsidRPr="002106B3">
        <w:rPr>
          <w:vertAlign w:val="subscript"/>
        </w:rPr>
        <w:t>low</w:t>
      </w:r>
      <w:proofErr w:type="spellEnd"/>
      <w:r w:rsidRPr="002106B3">
        <w:t xml:space="preserve"> is the proportion of nighttime photos at sites with low urbanization (&lt; mean). A positive </w:t>
      </w:r>
      <w:r w:rsidR="00542E94" w:rsidRPr="002106B3">
        <w:t>risk ratio</w:t>
      </w:r>
      <w:r w:rsidRPr="002106B3">
        <w:t xml:space="preserve"> indicates a relative shift to nocturnality in response to urbanization, where</w:t>
      </w:r>
      <w:r w:rsidR="00C3648C" w:rsidRPr="002106B3">
        <w:t>as</w:t>
      </w:r>
      <w:r w:rsidRPr="002106B3">
        <w:t xml:space="preserve"> a negative value indicates a relative reduction in nocturnality in response to urbanization. To summarize urbanization into a single metric, we calculated an urbanization index for each site</w:t>
      </w:r>
      <w:r w:rsidR="00542E94" w:rsidRPr="002106B3">
        <w:t xml:space="preserve"> </w:t>
      </w:r>
      <w:r w:rsidRPr="002106B3">
        <w:t>using a principle component analysis of housing density, mean impervious cover, and the proportion of vegetation cover.</w:t>
      </w:r>
      <w:r w:rsidR="00542E94" w:rsidRPr="002106B3">
        <w:t xml:space="preserve"> We calculated the index for all three spatial scales. </w:t>
      </w:r>
      <w:r w:rsidRPr="002106B3">
        <w:t xml:space="preserve">We used the first principle component from each site as an index of urbanization. The first principle component accounted for </w:t>
      </w:r>
      <w:r w:rsidR="00075147" w:rsidRPr="002106B3">
        <w:t>63</w:t>
      </w:r>
      <w:r w:rsidRPr="002106B3">
        <w:t xml:space="preserve">%, </w:t>
      </w:r>
      <w:r w:rsidR="00075147" w:rsidRPr="002106B3">
        <w:t>67</w:t>
      </w:r>
      <w:r w:rsidRPr="002106B3">
        <w:t>%, and 70% of the variation in the data for the 500 m, 1 km, and 1.5 km buffer, respectively</w:t>
      </w:r>
      <w:r w:rsidR="00075147" w:rsidRPr="002106B3">
        <w:t>. For all three scales, larger index values indicate</w:t>
      </w:r>
      <w:r w:rsidR="00542E94" w:rsidRPr="002106B3">
        <w:t>d</w:t>
      </w:r>
      <w:r w:rsidR="00075147" w:rsidRPr="002106B3">
        <w:t xml:space="preserve"> higher impervious cover and housing density (i.e. more urban), whereas lower index values </w:t>
      </w:r>
      <w:r w:rsidR="00542E94" w:rsidRPr="002106B3">
        <w:t>indicated</w:t>
      </w:r>
      <w:r w:rsidR="00075147" w:rsidRPr="002106B3">
        <w:t xml:space="preserve"> higher proportion of </w:t>
      </w:r>
      <w:r w:rsidR="00542E94" w:rsidRPr="002106B3">
        <w:t>vegetation</w:t>
      </w:r>
      <w:r w:rsidR="00075147" w:rsidRPr="002106B3">
        <w:t xml:space="preserve"> cover (i.e. less urban).</w:t>
      </w:r>
    </w:p>
    <w:p w14:paraId="03C18290" w14:textId="77777777" w:rsidR="00A71009" w:rsidRPr="002106B3" w:rsidRDefault="00A71009">
      <w:pPr>
        <w:rPr>
          <w:b/>
        </w:rPr>
      </w:pPr>
    </w:p>
    <w:p w14:paraId="31BA7E1E" w14:textId="77777777" w:rsidR="00A71009" w:rsidRPr="002106B3" w:rsidRDefault="006736E7">
      <w:pPr>
        <w:rPr>
          <w:b/>
        </w:rPr>
      </w:pPr>
      <w:r w:rsidRPr="002106B3">
        <w:rPr>
          <w:b/>
        </w:rPr>
        <w:t>Quantifying the influence of urban characteristics on diel patterns</w:t>
      </w:r>
    </w:p>
    <w:p w14:paraId="5A851A64" w14:textId="7D2F5511" w:rsidR="00A71009" w:rsidRPr="002106B3" w:rsidRDefault="006736E7">
      <w:r w:rsidRPr="002106B3">
        <w:t xml:space="preserve">To </w:t>
      </w:r>
      <w:r w:rsidR="00542E94" w:rsidRPr="002106B3">
        <w:t>further understand</w:t>
      </w:r>
      <w:r w:rsidRPr="002106B3">
        <w:t xml:space="preserve"> the mechanistic changes in </w:t>
      </w:r>
      <w:r w:rsidR="00ED4F8E" w:rsidRPr="002106B3">
        <w:t>diel</w:t>
      </w:r>
      <w:r w:rsidRPr="002106B3">
        <w:t xml:space="preserve"> activity patterns and assess the influence that </w:t>
      </w:r>
      <w:r w:rsidR="00542E94" w:rsidRPr="002106B3">
        <w:t>each predictor variable</w:t>
      </w:r>
      <w:r w:rsidRPr="002106B3">
        <w:t xml:space="preserve"> had on the temporal activity of each species, we modeled the probability that a detection event </w:t>
      </w:r>
      <w:proofErr w:type="spellStart"/>
      <w:r w:rsidRPr="002106B3">
        <w:rPr>
          <w:i/>
        </w:rPr>
        <w:t>i</w:t>
      </w:r>
      <w:proofErr w:type="spellEnd"/>
      <w:r w:rsidRPr="002106B3">
        <w:t xml:space="preserve"> occurred during each time category </w:t>
      </w:r>
      <w:r w:rsidRPr="002106B3">
        <w:rPr>
          <w:i/>
        </w:rPr>
        <w:t>k</w:t>
      </w:r>
      <w:r w:rsidRPr="002106B3">
        <w:t xml:space="preserve"> (</w:t>
      </w:r>
      <w:r w:rsidRPr="002106B3">
        <w:rPr>
          <w:i/>
        </w:rPr>
        <w:t>k</w:t>
      </w:r>
      <w:r w:rsidRPr="002106B3">
        <w:t xml:space="preserve"> in 1,…,K) using </w:t>
      </w:r>
      <w:proofErr w:type="spellStart"/>
      <w:r w:rsidRPr="002106B3">
        <w:t>softmax</w:t>
      </w:r>
      <w:proofErr w:type="spellEnd"/>
      <w:r w:rsidRPr="002106B3">
        <w:t xml:space="preserve"> regression</w:t>
      </w:r>
      <w:r w:rsidR="00FC6A37" w:rsidRPr="002106B3">
        <w:t xml:space="preserve"> </w:t>
      </w:r>
      <w:r w:rsidR="00FC6A37" w:rsidRPr="002106B3">
        <w:fldChar w:fldCharType="begin"/>
      </w:r>
      <w:r w:rsidR="00FC6A37" w:rsidRPr="002106B3">
        <w:instrText xml:space="preserve"> ADDIN ZOTERO_ITEM CSL_CITATION {"citationID":"z7gPxfrx","properties":{"formattedCitation":"(Kruschke 2011)","plainCitation":"(Kruschke 2011)","noteIndex":0},"citationItems":[{"id":2706,"uris":["http://zotero.org/users/3256562/items/UFLQJ82G"],"uri":["http://zotero.org/users/3256562/items/UFLQJ82G"],"itemData":{"id":2706,"type":"book","edition":"2","event-place":"London, UK","number-of-pages":"759","publisher":"Academic Press","publisher-place":"London, UK","title":"Doing Bayesian Data Analysis","author":[{"family":"Kruschke","given":"John K."}],"issued":{"date-parts":[["2011"]]}}}],"schema":"https://github.com/citation-style-language/schema/raw/master/csl-citation.json"} </w:instrText>
      </w:r>
      <w:r w:rsidR="00FC6A37" w:rsidRPr="002106B3">
        <w:fldChar w:fldCharType="separate"/>
      </w:r>
      <w:r w:rsidR="00FC6A37" w:rsidRPr="002106B3">
        <w:rPr>
          <w:noProof/>
        </w:rPr>
        <w:t>(Kruschke 2011)</w:t>
      </w:r>
      <w:r w:rsidR="00FC6A37" w:rsidRPr="002106B3">
        <w:fldChar w:fldCharType="end"/>
      </w:r>
      <w:r w:rsidRPr="002106B3">
        <w:t xml:space="preserve">. </w:t>
      </w:r>
      <w:proofErr w:type="spellStart"/>
      <w:r w:rsidRPr="002106B3">
        <w:t>Softmax</w:t>
      </w:r>
      <w:proofErr w:type="spellEnd"/>
      <w:r w:rsidRPr="002106B3">
        <w:t xml:space="preserve"> regression represents the probabilit</w:t>
      </w:r>
      <w:r w:rsidR="004B5153" w:rsidRPr="002106B3">
        <w:t>y</w:t>
      </w:r>
      <w:r w:rsidRPr="002106B3">
        <w:t xml:space="preserve"> of an event happening in each category as the log </w:t>
      </w:r>
      <w:r w:rsidR="004B5153" w:rsidRPr="002106B3">
        <w:t>odds</w:t>
      </w:r>
      <w:r w:rsidRPr="002106B3">
        <w:t xml:space="preserve"> of each outcome </w:t>
      </w:r>
      <w:proofErr w:type="spellStart"/>
      <w:r w:rsidRPr="002106B3">
        <w:rPr>
          <w:rFonts w:eastAsia="Noto Sans Symbols"/>
        </w:rPr>
        <w:t>λ</w:t>
      </w:r>
      <w:r w:rsidRPr="002106B3">
        <w:rPr>
          <w:vertAlign w:val="subscript"/>
        </w:rPr>
        <w:t>k</w:t>
      </w:r>
      <w:proofErr w:type="spellEnd"/>
      <w:r w:rsidRPr="002106B3">
        <w:t xml:space="preserve"> relative to a reference outcome – in our case ‘day’ or category 1. For example, </w:t>
      </w:r>
    </w:p>
    <w:p w14:paraId="3F5251D5" w14:textId="77777777" w:rsidR="00A71009" w:rsidRPr="002106B3" w:rsidRDefault="00A71009"/>
    <w:tbl>
      <w:tblPr>
        <w:tblStyle w:val="a"/>
        <w:tblW w:w="8856" w:type="dxa"/>
        <w:tblBorders>
          <w:top w:val="nil"/>
          <w:left w:val="nil"/>
          <w:bottom w:val="nil"/>
          <w:right w:val="nil"/>
          <w:insideH w:val="nil"/>
          <w:insideV w:val="nil"/>
        </w:tblBorders>
        <w:tblLayout w:type="fixed"/>
        <w:tblLook w:val="0400" w:firstRow="0" w:lastRow="0" w:firstColumn="0" w:lastColumn="0" w:noHBand="0" w:noVBand="1"/>
      </w:tblPr>
      <w:tblGrid>
        <w:gridCol w:w="5668"/>
        <w:gridCol w:w="236"/>
        <w:gridCol w:w="2952"/>
      </w:tblGrid>
      <w:tr w:rsidR="00A71009" w:rsidRPr="002106B3" w14:paraId="67770D67" w14:textId="77777777">
        <w:tc>
          <w:tcPr>
            <w:tcW w:w="5668" w:type="dxa"/>
          </w:tcPr>
          <w:p w14:paraId="541A3A9C" w14:textId="77777777" w:rsidR="00A71009" w:rsidRPr="002106B3" w:rsidRDefault="00595B3E">
            <w:pPr>
              <w:jc w:val="center"/>
              <w:rPr>
                <w:rFonts w:eastAsia="Cambria Math"/>
              </w:rPr>
            </w:pPr>
            <m:oMathPara>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k</m:t>
                    </m:r>
                  </m:sub>
                </m:sSub>
                <m:r>
                  <w:rPr>
                    <w:rFonts w:ascii="Cambria Math" w:eastAsia="Cambria Math" w:hAnsi="Cambria Math"/>
                  </w:rPr>
                  <m:t>=log⁡(</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1</m:t>
                        </m:r>
                      </m:sub>
                    </m:sSub>
                  </m:den>
                </m:f>
                <m:r>
                  <w:rPr>
                    <w:rFonts w:ascii="Cambria Math" w:eastAsia="Cambria Math" w:hAnsi="Cambria Math"/>
                  </w:rPr>
                  <m:t>)</m:t>
                </m:r>
              </m:oMath>
            </m:oMathPara>
          </w:p>
        </w:tc>
        <w:tc>
          <w:tcPr>
            <w:tcW w:w="236" w:type="dxa"/>
          </w:tcPr>
          <w:p w14:paraId="0D475189" w14:textId="77777777" w:rsidR="00A71009" w:rsidRPr="002106B3" w:rsidRDefault="00A71009">
            <w:pPr>
              <w:spacing w:line="480" w:lineRule="auto"/>
            </w:pPr>
          </w:p>
        </w:tc>
        <w:tc>
          <w:tcPr>
            <w:tcW w:w="2952" w:type="dxa"/>
          </w:tcPr>
          <w:p w14:paraId="040FA69A" w14:textId="77777777" w:rsidR="00A71009" w:rsidRPr="002106B3" w:rsidRDefault="006736E7">
            <w:pPr>
              <w:spacing w:line="480" w:lineRule="auto"/>
              <w:jc w:val="center"/>
            </w:pPr>
            <w:r w:rsidRPr="002106B3">
              <w:t>(1)</w:t>
            </w:r>
          </w:p>
        </w:tc>
      </w:tr>
    </w:tbl>
    <w:p w14:paraId="36BB5BD3" w14:textId="77777777" w:rsidR="00005229" w:rsidRPr="002106B3" w:rsidRDefault="00005229"/>
    <w:p w14:paraId="3E8E3DE7" w14:textId="45430248" w:rsidR="0044745C" w:rsidRPr="002106B3" w:rsidRDefault="006736E7">
      <w:r w:rsidRPr="002106B3">
        <w:t xml:space="preserve">In our model the linear </w:t>
      </w:r>
      <w:r w:rsidR="008C3D91" w:rsidRPr="002106B3">
        <w:t xml:space="preserve">predictor </w:t>
      </w:r>
      <w:r w:rsidRPr="002106B3">
        <w:t>of each outcome was</w:t>
      </w:r>
      <w:r w:rsidR="00542E94" w:rsidRPr="002106B3">
        <w:t xml:space="preserve"> </w:t>
      </w:r>
    </w:p>
    <w:p w14:paraId="7D4AD85E" w14:textId="77777777" w:rsidR="00A71009" w:rsidRPr="002106B3" w:rsidRDefault="00A71009"/>
    <w:tbl>
      <w:tblPr>
        <w:tblStyle w:val="a0"/>
        <w:tblW w:w="8856" w:type="dxa"/>
        <w:tblBorders>
          <w:top w:val="nil"/>
          <w:left w:val="nil"/>
          <w:bottom w:val="nil"/>
          <w:right w:val="nil"/>
          <w:insideH w:val="nil"/>
          <w:insideV w:val="nil"/>
        </w:tblBorders>
        <w:tblLayout w:type="fixed"/>
        <w:tblLook w:val="0400" w:firstRow="0" w:lastRow="0" w:firstColumn="0" w:lastColumn="0" w:noHBand="0" w:noVBand="1"/>
      </w:tblPr>
      <w:tblGrid>
        <w:gridCol w:w="5668"/>
        <w:gridCol w:w="236"/>
        <w:gridCol w:w="2952"/>
      </w:tblGrid>
      <w:tr w:rsidR="00A71009" w:rsidRPr="002106B3" w14:paraId="3591F928" w14:textId="77777777">
        <w:tc>
          <w:tcPr>
            <w:tcW w:w="5668" w:type="dxa"/>
            <w:vAlign w:val="center"/>
          </w:tcPr>
          <w:p w14:paraId="3B5B8104" w14:textId="479D6C2B" w:rsidR="00A71009" w:rsidRPr="002106B3" w:rsidRDefault="00595B3E" w:rsidP="00542E94">
            <w:pPr>
              <w:spacing w:line="480" w:lineRule="auto"/>
            </w:pPr>
            <m:oMathPara>
              <m:oMath>
                <m:sSub>
                  <m:sSubPr>
                    <m:ctrlPr>
                      <w:rPr>
                        <w:rFonts w:ascii="Cambria Math" w:hAnsi="Cambria Math"/>
                        <w:i/>
                      </w:rPr>
                    </m:ctrlPr>
                  </m:sSubPr>
                  <m:e>
                    <m:r>
                      <w:rPr>
                        <w:rFonts w:ascii="Cambria Math" w:hAnsi="Cambria Math"/>
                      </w:rPr>
                      <m:t>λ</m:t>
                    </m:r>
                  </m:e>
                  <m:sub>
                    <m:r>
                      <w:rPr>
                        <w:rFonts w:ascii="Cambria Math" w:hAnsi="Cambria Math"/>
                      </w:rPr>
                      <m:t>i,k</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log(</m:t>
                          </m:r>
                          <m:sSub>
                            <m:sSubPr>
                              <m:ctrlPr>
                                <w:rPr>
                                  <w:rFonts w:ascii="Cambria Math" w:hAnsi="Cambria Math"/>
                                  <w:i/>
                                </w:rPr>
                              </m:ctrlPr>
                            </m:sSubPr>
                            <m:e>
                              <m:r>
                                <w:rPr>
                                  <w:rFonts w:ascii="Cambria Math" w:hAnsi="Cambria Math"/>
                                </w:rPr>
                                <m:t>α</m:t>
                              </m:r>
                            </m:e>
                            <m:sub>
                              <m:r>
                                <w:rPr>
                                  <w:rFonts w:ascii="Cambria Math" w:hAnsi="Cambria Math"/>
                                </w:rPr>
                                <m:t>i,k</m:t>
                              </m:r>
                            </m:sub>
                          </m:sSub>
                          <m:r>
                            <w:rPr>
                              <w:rFonts w:ascii="Cambria Math" w:hAnsi="Cambria Math"/>
                            </w:rPr>
                            <m:t>)</m:t>
                          </m:r>
                        </m:e>
                        <m:e>
                          <m:r>
                            <w:rPr>
                              <w:rFonts w:ascii="Cambria Math" w:hAnsi="Cambria Math"/>
                            </w:rPr>
                            <m:t xml:space="preserve"> k= 1</m:t>
                          </m:r>
                        </m:e>
                      </m:mr>
                      <m:mr>
                        <m:e>
                          <m:r>
                            <w:rPr>
                              <w:rFonts w:ascii="Cambria Math" w:eastAsia="Cambria Math" w:hAnsi="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rPr>
                                  </m:ctrlPr>
                                </m:sSubPr>
                                <m:e>
                                  <m:r>
                                    <w:rPr>
                                      <w:rFonts w:ascii="Cambria Math" w:hAnsi="Cambria Math"/>
                                    </w:rPr>
                                    <m:t>α</m:t>
                                  </m:r>
                                </m:e>
                                <m:sub>
                                  <m:r>
                                    <w:rPr>
                                      <w:rFonts w:ascii="Cambria Math" w:eastAsia="Cambria Math" w:hAnsi="Cambria Math"/>
                                    </w:rPr>
                                    <m:t>i,k</m:t>
                                  </m:r>
                                </m:sub>
                              </m:sSub>
                            </m:e>
                          </m:d>
                          <m:r>
                            <w:rPr>
                              <w:rFonts w:ascii="Cambria Math" w:hAnsi="Cambria Math"/>
                            </w:rPr>
                            <m:t xml:space="preserve"> </m:t>
                          </m:r>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β</m:t>
                              </m:r>
                            </m:e>
                            <m:sub>
                              <m:r>
                                <w:rPr>
                                  <w:rFonts w:ascii="Cambria Math" w:eastAsia="Cambria Math" w:hAnsi="Cambria Math"/>
                                </w:rPr>
                                <m:t>c[i],k</m:t>
                              </m:r>
                            </m:sub>
                          </m:sSub>
                          <m:r>
                            <w:rPr>
                              <w:rFonts w:ascii="Cambria Math" w:eastAsia="Cambria Math" w:hAnsi="Cambria Math"/>
                            </w:rPr>
                            <m:t>+</m:t>
                          </m:r>
                          <m:sSubSup>
                            <m:sSubSupPr>
                              <m:ctrlPr>
                                <w:rPr>
                                  <w:rFonts w:ascii="Cambria Math" w:eastAsia="Cambria Math" w:hAnsi="Cambria Math"/>
                                </w:rPr>
                              </m:ctrlPr>
                            </m:sSubSupPr>
                            <m:e>
                              <m:r>
                                <m:rPr>
                                  <m:sty m:val="bi"/>
                                </m:rPr>
                                <w:rPr>
                                  <w:rFonts w:ascii="Cambria Math" w:eastAsia="Cambria Math" w:hAnsi="Cambria Math"/>
                                </w:rPr>
                                <m:t>x</m:t>
                              </m:r>
                            </m:e>
                            <m:sub>
                              <m:r>
                                <w:rPr>
                                  <w:rFonts w:ascii="Cambria Math" w:eastAsia="Cambria Math" w:hAnsi="Cambria Math"/>
                                </w:rPr>
                                <m:t>j</m:t>
                              </m:r>
                            </m:sub>
                            <m:sup>
                              <m:r>
                                <w:rPr>
                                  <w:rFonts w:ascii="Cambria Math" w:eastAsia="Cambria Math" w:hAnsi="Cambria Math"/>
                                </w:rPr>
                                <m:t>T</m:t>
                              </m:r>
                            </m:sup>
                          </m:sSubSup>
                          <m:sSub>
                            <m:sSubPr>
                              <m:ctrlPr>
                                <w:rPr>
                                  <w:rFonts w:ascii="Cambria Math" w:eastAsia="Cambria Math" w:hAnsi="Cambria Math"/>
                                </w:rPr>
                              </m:ctrlPr>
                            </m:sSubPr>
                            <m:e>
                              <m:r>
                                <m:rPr>
                                  <m:sty m:val="bi"/>
                                </m:rPr>
                                <w:rPr>
                                  <w:rFonts w:ascii="Cambria Math" w:eastAsia="Cambria Math" w:hAnsi="Cambria Math"/>
                                </w:rPr>
                                <m:t>β</m:t>
                              </m:r>
                            </m:e>
                            <m:sub>
                              <m:r>
                                <w:rPr>
                                  <w:rFonts w:ascii="Cambria Math" w:eastAsia="Cambria Math" w:hAnsi="Cambria Math"/>
                                </w:rPr>
                                <m:t>j,k</m:t>
                              </m:r>
                            </m:sub>
                          </m:sSub>
                        </m:e>
                        <m:e>
                          <m:r>
                            <w:rPr>
                              <w:rFonts w:ascii="Cambria Math" w:hAnsi="Cambria Math"/>
                            </w:rPr>
                            <m:t>k &gt; 1.</m:t>
                          </m:r>
                        </m:e>
                      </m:mr>
                    </m:m>
                  </m:e>
                </m:d>
              </m:oMath>
            </m:oMathPara>
          </w:p>
        </w:tc>
        <w:tc>
          <w:tcPr>
            <w:tcW w:w="236" w:type="dxa"/>
            <w:vAlign w:val="center"/>
          </w:tcPr>
          <w:p w14:paraId="40713B76" w14:textId="77777777" w:rsidR="00A71009" w:rsidRPr="002106B3" w:rsidRDefault="00A71009">
            <w:pPr>
              <w:spacing w:line="480" w:lineRule="auto"/>
              <w:jc w:val="center"/>
            </w:pPr>
          </w:p>
        </w:tc>
        <w:tc>
          <w:tcPr>
            <w:tcW w:w="2952" w:type="dxa"/>
            <w:vAlign w:val="center"/>
          </w:tcPr>
          <w:p w14:paraId="530302DF" w14:textId="77777777" w:rsidR="00A71009" w:rsidRPr="002106B3" w:rsidRDefault="006736E7">
            <w:pPr>
              <w:spacing w:line="480" w:lineRule="auto"/>
              <w:jc w:val="center"/>
            </w:pPr>
            <w:r w:rsidRPr="002106B3">
              <w:t>(2)</w:t>
            </w:r>
          </w:p>
        </w:tc>
      </w:tr>
    </w:tbl>
    <w:p w14:paraId="3C104CB2" w14:textId="21C65478" w:rsidR="00A71009" w:rsidRPr="002106B3" w:rsidRDefault="00330917">
      <w:r w:rsidRPr="00586926">
        <w:rPr>
          <w:rFonts w:ascii="Symbol" w:eastAsia="Noto Sans Symbols" w:hAnsi="Symbol"/>
          <w:b/>
          <w:i/>
        </w:rPr>
        <w:t></w:t>
      </w:r>
      <w:r w:rsidRPr="002106B3">
        <w:rPr>
          <w:i/>
          <w:vertAlign w:val="subscript"/>
        </w:rPr>
        <w:t>j</w:t>
      </w:r>
      <w:r w:rsidR="006736E7" w:rsidRPr="002106B3">
        <w:t xml:space="preserve"> coefficients correspond to the effect of habitat availability, impervious cover, vegetation cover, human population density, and daily average temperature. As detection events within each city may not be wholly independent, we included a random intercept for city, </w:t>
      </w:r>
      <w:r w:rsidRPr="00586926">
        <w:rPr>
          <w:rFonts w:ascii="Symbol" w:eastAsia="Noto Sans Symbols" w:hAnsi="Symbol"/>
          <w:bCs/>
          <w:i/>
        </w:rPr>
        <w:t></w:t>
      </w:r>
      <w:r w:rsidR="006736E7" w:rsidRPr="002106B3">
        <w:rPr>
          <w:i/>
          <w:vertAlign w:val="subscript"/>
        </w:rPr>
        <w:t>c[</w:t>
      </w:r>
      <w:proofErr w:type="spellStart"/>
      <w:r w:rsidR="006736E7" w:rsidRPr="002106B3">
        <w:rPr>
          <w:i/>
          <w:vertAlign w:val="subscript"/>
        </w:rPr>
        <w:t>i</w:t>
      </w:r>
      <w:proofErr w:type="spellEnd"/>
      <w:r w:rsidR="006736E7" w:rsidRPr="002106B3">
        <w:rPr>
          <w:i/>
          <w:vertAlign w:val="subscript"/>
        </w:rPr>
        <w:t>]</w:t>
      </w:r>
      <w:r w:rsidR="006736E7" w:rsidRPr="002106B3">
        <w:t>, that allowed for partial pooling across cities</w:t>
      </w:r>
      <w:r w:rsidR="00FC6A37" w:rsidRPr="002106B3">
        <w:t xml:space="preserve"> </w:t>
      </w:r>
      <w:r w:rsidR="00FC6A37" w:rsidRPr="002106B3">
        <w:fldChar w:fldCharType="begin"/>
      </w:r>
      <w:r w:rsidR="00FC6A37" w:rsidRPr="002106B3">
        <w:instrText xml:space="preserve"> ADDIN ZOTERO_ITEM CSL_CITATION {"citationID":"e5XsHdik","properties":{"formattedCitation":"(Gelman and Hill 2006)","plainCitation":"(Gelman and Hill 2006)","noteIndex":0},"citationItems":[{"id":2472,"uris":["http://zotero.org/users/3256562/items/ZJN42SI9"],"uri":["http://zotero.org/users/3256562/items/ZJN42SI9"],"itemData":{"id":2472,"type":"book","abstract":"Data Analysis Using Regression and Multilevel/Hierarchical Models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 Author resource page: http://www.stat.columbia.edu/~gelman/arm/","edition":"1 edition","event-place":"Cambridge ; New York","ISBN":"978-0-521-68689-1","language":"English","number-of-pages":"648","publisher":"Cambridge University Press","publisher-place":"Cambridge ; New York","source":"Amazon","title":"Data Analysis Using Regression and Multilevel/Hierarchical Models","author":[{"family":"Gelman","given":"Andrew"},{"family":"Hill","given":"Jennifer"}],"issued":{"date-parts":[["2006",12,18]]}}}],"schema":"https://github.com/citation-style-language/schema/raw/master/csl-citation.json"} </w:instrText>
      </w:r>
      <w:r w:rsidR="00FC6A37" w:rsidRPr="002106B3">
        <w:fldChar w:fldCharType="separate"/>
      </w:r>
      <w:r w:rsidR="00FC6A37" w:rsidRPr="002106B3">
        <w:rPr>
          <w:noProof/>
        </w:rPr>
        <w:t>(Gelman and Hill 2006)</w:t>
      </w:r>
      <w:r w:rsidR="00FC6A37" w:rsidRPr="002106B3">
        <w:fldChar w:fldCharType="end"/>
      </w:r>
      <w:r w:rsidR="006736E7" w:rsidRPr="002106B3">
        <w:t xml:space="preserve"> . We also included an offset term, log(</w:t>
      </w:r>
      <w:r w:rsidR="006736E7" w:rsidRPr="002106B3">
        <w:rPr>
          <w:rFonts w:eastAsia="Noto Sans Symbols"/>
        </w:rPr>
        <w:t>α</w:t>
      </w:r>
      <w:proofErr w:type="spellStart"/>
      <w:r w:rsidR="006736E7" w:rsidRPr="002106B3">
        <w:rPr>
          <w:i/>
          <w:vertAlign w:val="subscript"/>
        </w:rPr>
        <w:t>k,i</w:t>
      </w:r>
      <w:proofErr w:type="spellEnd"/>
      <w:r w:rsidR="006736E7" w:rsidRPr="002106B3">
        <w:t xml:space="preserve">), equal to the log number of hours available in category </w:t>
      </w:r>
      <w:r w:rsidR="006736E7" w:rsidRPr="002106B3">
        <w:rPr>
          <w:i/>
        </w:rPr>
        <w:t>k</w:t>
      </w:r>
      <w:r w:rsidR="006736E7" w:rsidRPr="002106B3">
        <w:t xml:space="preserve"> at the time of detection event </w:t>
      </w:r>
      <w:proofErr w:type="spellStart"/>
      <w:r w:rsidR="006736E7" w:rsidRPr="002106B3">
        <w:rPr>
          <w:i/>
        </w:rPr>
        <w:t>i</w:t>
      </w:r>
      <w:proofErr w:type="spellEnd"/>
      <w:r w:rsidR="006736E7" w:rsidRPr="002106B3">
        <w:t xml:space="preserve">. Similar to a traditional resource selection function, this offset allowed us to </w:t>
      </w:r>
      <w:commentRangeStart w:id="0"/>
      <w:r w:rsidR="006736E7" w:rsidRPr="002106B3">
        <w:t xml:space="preserve">model the probability of selecting a time category </w:t>
      </w:r>
      <w:r w:rsidR="006736E7" w:rsidRPr="002106B3">
        <w:rPr>
          <w:i/>
        </w:rPr>
        <w:t>k</w:t>
      </w:r>
      <w:r w:rsidR="006736E7" w:rsidRPr="002106B3">
        <w:t xml:space="preserve"> given the availability of category </w:t>
      </w:r>
      <w:r w:rsidR="006736E7" w:rsidRPr="002106B3">
        <w:rPr>
          <w:i/>
        </w:rPr>
        <w:t>k</w:t>
      </w:r>
      <w:r w:rsidR="006736E7" w:rsidRPr="002106B3">
        <w:t xml:space="preserve">. </w:t>
      </w:r>
      <w:commentRangeEnd w:id="0"/>
      <w:r w:rsidR="00005229" w:rsidRPr="002106B3">
        <w:rPr>
          <w:rStyle w:val="CommentReference"/>
          <w:rFonts w:eastAsia="Cambria"/>
          <w:sz w:val="24"/>
          <w:szCs w:val="24"/>
        </w:rPr>
        <w:commentReference w:id="0"/>
      </w:r>
      <w:r w:rsidR="006736E7" w:rsidRPr="002106B3">
        <w:t xml:space="preserve">[1-2 SENTENCES HERE FROM BRIAN TO JUSTIFIY OFFSET IN MULTINOMIAL.] </w:t>
      </w:r>
    </w:p>
    <w:p w14:paraId="585B2859" w14:textId="77777777" w:rsidR="00A71009" w:rsidRPr="002106B3" w:rsidRDefault="00A71009"/>
    <w:p w14:paraId="3C27B673" w14:textId="693FA402" w:rsidR="00A71009" w:rsidRPr="002106B3" w:rsidRDefault="006736E7">
      <w:r w:rsidRPr="002106B3">
        <w:lastRenderedPageBreak/>
        <w:t xml:space="preserve">Because we considered ‘day’ (category 1) as our reference outcome, we set the first category for each parameter to zero: </w:t>
      </w:r>
      <w:commentRangeStart w:id="1"/>
      <w:commentRangeStart w:id="2"/>
      <w:r w:rsidRPr="002106B3">
        <w:rPr>
          <w:rFonts w:eastAsia="Noto Sans Symbols"/>
        </w:rPr>
        <w:t>β</w:t>
      </w:r>
      <w:r w:rsidRPr="002106B3">
        <w:rPr>
          <w:i/>
          <w:vertAlign w:val="subscript"/>
        </w:rPr>
        <w:t>c[</w:t>
      </w:r>
      <w:proofErr w:type="spellStart"/>
      <w:r w:rsidRPr="002106B3">
        <w:rPr>
          <w:i/>
          <w:vertAlign w:val="subscript"/>
        </w:rPr>
        <w:t>i</w:t>
      </w:r>
      <w:proofErr w:type="spellEnd"/>
      <w:r w:rsidRPr="002106B3">
        <w:rPr>
          <w:i/>
          <w:vertAlign w:val="subscript"/>
        </w:rPr>
        <w:t>]</w:t>
      </w:r>
      <w:r w:rsidRPr="002106B3">
        <w:rPr>
          <w:vertAlign w:val="subscript"/>
        </w:rPr>
        <w:t xml:space="preserve">,1 </w:t>
      </w:r>
      <w:r w:rsidRPr="002106B3">
        <w:t xml:space="preserve">= 0 </w:t>
      </w:r>
      <w:proofErr w:type="gramStart"/>
      <w:r w:rsidRPr="002106B3">
        <w:t xml:space="preserve">and  </w:t>
      </w:r>
      <w:r w:rsidRPr="002106B3">
        <w:rPr>
          <w:rFonts w:eastAsia="Noto Sans Symbols"/>
        </w:rPr>
        <w:t>β</w:t>
      </w:r>
      <w:proofErr w:type="gramEnd"/>
      <w:r w:rsidRPr="002106B3">
        <w:rPr>
          <w:i/>
          <w:vertAlign w:val="subscript"/>
        </w:rPr>
        <w:t>j</w:t>
      </w:r>
      <w:r w:rsidRPr="002106B3">
        <w:rPr>
          <w:vertAlign w:val="subscript"/>
        </w:rPr>
        <w:t xml:space="preserve">,1 </w:t>
      </w:r>
      <w:r w:rsidRPr="002106B3">
        <w:t>= 0</w:t>
      </w:r>
      <w:commentRangeEnd w:id="1"/>
      <w:r w:rsidR="008C3D91" w:rsidRPr="002106B3">
        <w:rPr>
          <w:rStyle w:val="CommentReference"/>
          <w:sz w:val="24"/>
          <w:szCs w:val="24"/>
        </w:rPr>
        <w:commentReference w:id="1"/>
      </w:r>
      <w:commentRangeEnd w:id="2"/>
      <w:r w:rsidR="00204E23" w:rsidRPr="002106B3">
        <w:rPr>
          <w:rStyle w:val="CommentReference"/>
          <w:sz w:val="24"/>
          <w:szCs w:val="24"/>
        </w:rPr>
        <w:commentReference w:id="2"/>
      </w:r>
      <w:r w:rsidRPr="002106B3">
        <w:t xml:space="preserve">. The remaining </w:t>
      </w:r>
      <w:r w:rsidRPr="002106B3">
        <w:rPr>
          <w:rFonts w:eastAsia="Noto Sans Symbols"/>
        </w:rPr>
        <w:t>β</w:t>
      </w:r>
      <w:proofErr w:type="spellStart"/>
      <w:proofErr w:type="gramStart"/>
      <w:r w:rsidRPr="002106B3">
        <w:rPr>
          <w:i/>
          <w:vertAlign w:val="subscript"/>
        </w:rPr>
        <w:t>j,k</w:t>
      </w:r>
      <w:proofErr w:type="spellEnd"/>
      <w:proofErr w:type="gramEnd"/>
      <w:r w:rsidRPr="002106B3">
        <w:rPr>
          <w:vertAlign w:val="subscript"/>
        </w:rPr>
        <w:t xml:space="preserve"> </w:t>
      </w:r>
      <w:r w:rsidR="00005229" w:rsidRPr="002106B3">
        <w:rPr>
          <w:vertAlign w:val="subscript"/>
        </w:rPr>
        <w:t xml:space="preserve"> </w:t>
      </w:r>
      <w:r w:rsidRPr="002106B3">
        <w:t>parameters were giving Laplace(0,</w:t>
      </w:r>
      <w:r w:rsidRPr="002106B3">
        <w:rPr>
          <w:rFonts w:eastAsia="Noto Sans Symbols"/>
        </w:rPr>
        <w:t>π</w:t>
      </w:r>
      <w:r w:rsidRPr="002106B3">
        <w:t xml:space="preserve">) priors as a form of LASSO regularization. The tuning parameter </w:t>
      </w:r>
      <w:r w:rsidRPr="00586926">
        <w:rPr>
          <w:rFonts w:ascii="Symbol" w:hAnsi="Symbol"/>
        </w:rPr>
        <w:t></w:t>
      </w:r>
      <w:r w:rsidRPr="00586926">
        <w:rPr>
          <w:rFonts w:ascii="Symbol" w:hAnsi="Symbol"/>
        </w:rPr>
        <w:t></w:t>
      </w:r>
      <w:r w:rsidRPr="002106B3">
        <w:t xml:space="preserve">was given a </w:t>
      </w:r>
      <w:proofErr w:type="gramStart"/>
      <w:r w:rsidR="00204E23" w:rsidRPr="002106B3">
        <w:t>uniform(</w:t>
      </w:r>
      <w:proofErr w:type="gramEnd"/>
      <w:r w:rsidR="00204E23" w:rsidRPr="002106B3">
        <w:t xml:space="preserve">0.001,10) prior </w:t>
      </w:r>
      <w:r w:rsidRPr="002106B3">
        <w:t xml:space="preserve">distribution. </w:t>
      </w:r>
      <w:r w:rsidRPr="002106B3">
        <w:rPr>
          <w:rFonts w:eastAsia="Noto Sans Symbols"/>
        </w:rPr>
        <w:t>β</w:t>
      </w:r>
      <w:r w:rsidRPr="002106B3">
        <w:rPr>
          <w:vertAlign w:val="subscript"/>
        </w:rPr>
        <w:t>c[</w:t>
      </w:r>
      <w:proofErr w:type="spellStart"/>
      <w:r w:rsidRPr="002106B3">
        <w:rPr>
          <w:vertAlign w:val="subscript"/>
        </w:rPr>
        <w:t>i</w:t>
      </w:r>
      <w:proofErr w:type="spellEnd"/>
      <w:proofErr w:type="gramStart"/>
      <w:r w:rsidRPr="002106B3">
        <w:rPr>
          <w:vertAlign w:val="subscript"/>
        </w:rPr>
        <w:t>],k</w:t>
      </w:r>
      <w:proofErr w:type="gramEnd"/>
      <w:r w:rsidRPr="002106B3">
        <w:t xml:space="preserve"> was given a N(</w:t>
      </w:r>
      <w:proofErr w:type="spellStart"/>
      <w:r w:rsidRPr="002106B3">
        <w:rPr>
          <w:rFonts w:eastAsia="Noto Sans Symbols"/>
        </w:rPr>
        <w:t>μ</w:t>
      </w:r>
      <w:r w:rsidR="00330917" w:rsidRPr="002106B3">
        <w:rPr>
          <w:i/>
          <w:vertAlign w:val="subscript"/>
        </w:rPr>
        <w:t>k</w:t>
      </w:r>
      <w:r w:rsidRPr="002106B3">
        <w:t>,</w:t>
      </w:r>
      <w:r w:rsidRPr="002106B3">
        <w:rPr>
          <w:rFonts w:eastAsia="Noto Sans Symbols"/>
        </w:rPr>
        <w:t>τ</w:t>
      </w:r>
      <w:r w:rsidRPr="002106B3">
        <w:rPr>
          <w:i/>
          <w:vertAlign w:val="subscript"/>
        </w:rPr>
        <w:t>k</w:t>
      </w:r>
      <w:proofErr w:type="spellEnd"/>
      <w:r w:rsidRPr="002106B3">
        <w:t xml:space="preserve">) prior for each city where </w:t>
      </w:r>
      <w:proofErr w:type="spellStart"/>
      <w:r w:rsidRPr="002106B3">
        <w:rPr>
          <w:rFonts w:eastAsia="Noto Sans Symbols"/>
        </w:rPr>
        <w:t>μ</w:t>
      </w:r>
      <w:r w:rsidRPr="002106B3">
        <w:rPr>
          <w:i/>
          <w:vertAlign w:val="subscript"/>
        </w:rPr>
        <w:t>k</w:t>
      </w:r>
      <w:proofErr w:type="spellEnd"/>
      <w:r w:rsidRPr="002106B3">
        <w:t xml:space="preserve"> ~ N(0,</w:t>
      </w:r>
      <w:r w:rsidR="00204E23" w:rsidRPr="002106B3">
        <w:t>10</w:t>
      </w:r>
      <w:r w:rsidRPr="002106B3">
        <w:t xml:space="preserve">) and </w:t>
      </w:r>
      <w:proofErr w:type="spellStart"/>
      <w:r w:rsidRPr="002106B3">
        <w:rPr>
          <w:rFonts w:eastAsia="Noto Sans Symbols"/>
        </w:rPr>
        <w:t>τ</w:t>
      </w:r>
      <w:r w:rsidRPr="002106B3">
        <w:rPr>
          <w:i/>
          <w:vertAlign w:val="subscript"/>
        </w:rPr>
        <w:t>k</w:t>
      </w:r>
      <w:proofErr w:type="spellEnd"/>
      <w:r w:rsidRPr="002106B3">
        <w:t xml:space="preserve"> ~ Gamma(1,1).</w:t>
      </w:r>
    </w:p>
    <w:p w14:paraId="5A8F24A1" w14:textId="77777777" w:rsidR="00A71009" w:rsidRPr="002106B3" w:rsidRDefault="00A71009"/>
    <w:p w14:paraId="407D1FF0" w14:textId="77777777" w:rsidR="00A71009" w:rsidRPr="002106B3" w:rsidRDefault="006736E7">
      <w:r w:rsidRPr="002106B3">
        <w:t>The probability (</w:t>
      </w:r>
      <w:proofErr w:type="spellStart"/>
      <w:r w:rsidRPr="002106B3">
        <w:rPr>
          <w:rFonts w:eastAsia="Noto Sans Symbols"/>
        </w:rPr>
        <w:t>φ</w:t>
      </w:r>
      <w:proofErr w:type="gramStart"/>
      <w:r w:rsidRPr="002106B3">
        <w:rPr>
          <w:i/>
          <w:vertAlign w:val="subscript"/>
        </w:rPr>
        <w:t>i,k</w:t>
      </w:r>
      <w:proofErr w:type="spellEnd"/>
      <w:proofErr w:type="gramEnd"/>
      <w:r w:rsidRPr="002106B3">
        <w:t xml:space="preserve">) of outcome </w:t>
      </w:r>
      <w:r w:rsidRPr="002106B3">
        <w:rPr>
          <w:i/>
        </w:rPr>
        <w:t>k</w:t>
      </w:r>
      <w:r w:rsidRPr="002106B3">
        <w:t xml:space="preserve"> is then given by the </w:t>
      </w:r>
      <w:proofErr w:type="spellStart"/>
      <w:r w:rsidRPr="002106B3">
        <w:t>softmax</w:t>
      </w:r>
      <w:proofErr w:type="spellEnd"/>
      <w:r w:rsidRPr="002106B3">
        <w:t xml:space="preserve"> function:</w:t>
      </w:r>
    </w:p>
    <w:p w14:paraId="1B3EFFCC" w14:textId="77777777" w:rsidR="00A71009" w:rsidRPr="002106B3" w:rsidRDefault="00A71009"/>
    <w:tbl>
      <w:tblPr>
        <w:tblStyle w:val="a1"/>
        <w:tblW w:w="8856" w:type="dxa"/>
        <w:tblBorders>
          <w:top w:val="nil"/>
          <w:left w:val="nil"/>
          <w:bottom w:val="nil"/>
          <w:right w:val="nil"/>
          <w:insideH w:val="nil"/>
          <w:insideV w:val="nil"/>
        </w:tblBorders>
        <w:tblLayout w:type="fixed"/>
        <w:tblLook w:val="0400" w:firstRow="0" w:lastRow="0" w:firstColumn="0" w:lastColumn="0" w:noHBand="0" w:noVBand="1"/>
      </w:tblPr>
      <w:tblGrid>
        <w:gridCol w:w="5668"/>
        <w:gridCol w:w="236"/>
        <w:gridCol w:w="2952"/>
      </w:tblGrid>
      <w:tr w:rsidR="00A71009" w:rsidRPr="002106B3" w14:paraId="6E9F53C8" w14:textId="77777777">
        <w:tc>
          <w:tcPr>
            <w:tcW w:w="5668" w:type="dxa"/>
          </w:tcPr>
          <w:p w14:paraId="5AE80522" w14:textId="485B5042" w:rsidR="00A71009" w:rsidRPr="002106B3" w:rsidRDefault="00595B3E">
            <w:pPr>
              <w:jc w:val="center"/>
              <w:rPr>
                <w:rFonts w:eastAsia="Cambria Math"/>
              </w:rPr>
            </w:pPr>
            <m:oMathPara>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i,k</m:t>
                    </m:r>
                  </m:sub>
                </m:sSub>
                <m:r>
                  <w:rPr>
                    <w:rFonts w:ascii="Cambria Math" w:eastAsia="Cambria Math" w:hAnsi="Cambria Math"/>
                  </w:rPr>
                  <m:t>=softma</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S</m:t>
                    </m:r>
                  </m:sub>
                </m:sSub>
                <m:d>
                  <m:dPr>
                    <m:ctrlPr>
                      <w:rPr>
                        <w:rFonts w:ascii="Cambria Math" w:eastAsia="Cambria Math" w:hAnsi="Cambria Math"/>
                      </w:rPr>
                    </m:ctrlPr>
                  </m:dPr>
                  <m:e>
                    <m:d>
                      <m:dPr>
                        <m:begChr m:val="{"/>
                        <m:endChr m:val="}"/>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k</m:t>
                            </m:r>
                          </m:sub>
                        </m:sSub>
                      </m:e>
                    </m:d>
                  </m:e>
                </m:d>
                <m:r>
                  <w:rPr>
                    <w:rFonts w:ascii="Cambria Math" w:eastAsia="Cambria Math" w:hAnsi="Cambria Math"/>
                  </w:rPr>
                  <m:t xml:space="preserve">= </m:t>
                </m:r>
                <m:f>
                  <m:fPr>
                    <m:ctrlPr>
                      <w:rPr>
                        <w:rFonts w:ascii="Cambria Math" w:eastAsia="Cambria Math" w:hAnsi="Cambria Math"/>
                      </w:rPr>
                    </m:ctrlPr>
                  </m:fPr>
                  <m:num>
                    <m:r>
                      <w:rPr>
                        <w:rFonts w:ascii="Cambria Math" w:eastAsia="Cambria Math" w:hAnsi="Cambria Math"/>
                      </w:rPr>
                      <m:t>exp(</m:t>
                    </m:r>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i,k</m:t>
                        </m:r>
                      </m:sub>
                    </m:sSub>
                    <m:r>
                      <w:rPr>
                        <w:rFonts w:ascii="Cambria Math" w:eastAsia="Cambria Math" w:hAnsi="Cambria Math"/>
                      </w:rPr>
                      <m:t>)</m:t>
                    </m:r>
                  </m:num>
                  <m:den>
                    <m:nary>
                      <m:naryPr>
                        <m:chr m:val="∑"/>
                        <m:ctrlPr>
                          <w:rPr>
                            <w:rFonts w:ascii="Cambria Math" w:eastAsia="Cambria Math" w:hAnsi="Cambria Math"/>
                          </w:rPr>
                        </m:ctrlPr>
                      </m:naryPr>
                      <m:sub>
                        <m:r>
                          <w:rPr>
                            <w:rFonts w:ascii="Cambria Math" w:eastAsia="Cambria Math" w:hAnsi="Cambria Math"/>
                          </w:rPr>
                          <m:t>c∈S</m:t>
                        </m:r>
                      </m:sub>
                      <m:sup/>
                      <m:e/>
                    </m:nary>
                    <m:r>
                      <w:rPr>
                        <w:rFonts w:ascii="Cambria Math" w:eastAsia="Cambria Math" w:hAnsi="Cambria Math"/>
                      </w:rPr>
                      <m:t>exp⁡(</m:t>
                    </m:r>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i,c</m:t>
                        </m:r>
                      </m:sub>
                    </m:sSub>
                    <m:r>
                      <w:rPr>
                        <w:rFonts w:ascii="Cambria Math" w:eastAsia="Cambria Math" w:hAnsi="Cambria Math"/>
                      </w:rPr>
                      <m:t>)</m:t>
                    </m:r>
                  </m:den>
                </m:f>
              </m:oMath>
            </m:oMathPara>
          </w:p>
        </w:tc>
        <w:tc>
          <w:tcPr>
            <w:tcW w:w="236" w:type="dxa"/>
          </w:tcPr>
          <w:p w14:paraId="1219C2E5" w14:textId="77777777" w:rsidR="00A71009" w:rsidRPr="002106B3" w:rsidRDefault="00A71009">
            <w:pPr>
              <w:spacing w:line="480" w:lineRule="auto"/>
            </w:pPr>
          </w:p>
        </w:tc>
        <w:tc>
          <w:tcPr>
            <w:tcW w:w="2952" w:type="dxa"/>
          </w:tcPr>
          <w:p w14:paraId="015680FE" w14:textId="77777777" w:rsidR="00A71009" w:rsidRPr="002106B3" w:rsidRDefault="006736E7">
            <w:pPr>
              <w:spacing w:line="480" w:lineRule="auto"/>
              <w:jc w:val="center"/>
            </w:pPr>
            <w:r w:rsidRPr="002106B3">
              <w:t>(3)</w:t>
            </w:r>
          </w:p>
        </w:tc>
      </w:tr>
    </w:tbl>
    <w:p w14:paraId="715E12BF" w14:textId="77777777" w:rsidR="00A71009" w:rsidRPr="002106B3" w:rsidRDefault="00A71009"/>
    <w:p w14:paraId="41020EC4" w14:textId="77777777" w:rsidR="00A71009" w:rsidRPr="002106B3" w:rsidRDefault="006736E7">
      <w:r w:rsidRPr="002106B3">
        <w:t xml:space="preserve">Where </w:t>
      </w:r>
      <w:commentRangeStart w:id="3"/>
      <w:commentRangeStart w:id="4"/>
      <w:r w:rsidRPr="002106B3">
        <w:rPr>
          <w:i/>
        </w:rPr>
        <w:t>S</w:t>
      </w:r>
      <w:commentRangeEnd w:id="3"/>
      <w:r w:rsidR="008C3D91" w:rsidRPr="002106B3">
        <w:rPr>
          <w:rStyle w:val="CommentReference"/>
          <w:sz w:val="24"/>
          <w:szCs w:val="24"/>
        </w:rPr>
        <w:commentReference w:id="3"/>
      </w:r>
      <w:commentRangeEnd w:id="4"/>
      <w:r w:rsidR="00A404EC" w:rsidRPr="002106B3">
        <w:rPr>
          <w:rStyle w:val="CommentReference"/>
          <w:sz w:val="24"/>
          <w:szCs w:val="24"/>
        </w:rPr>
        <w:commentReference w:id="4"/>
      </w:r>
      <w:r w:rsidRPr="002106B3">
        <w:t xml:space="preserve"> is the set of all possible outcomes. Our data then arises as a categorical random variable</w:t>
      </w:r>
    </w:p>
    <w:p w14:paraId="06FD45E8" w14:textId="77777777" w:rsidR="00A71009" w:rsidRPr="002106B3" w:rsidRDefault="006736E7">
      <w:r w:rsidRPr="002106B3">
        <w:t xml:space="preserve"> </w:t>
      </w:r>
    </w:p>
    <w:tbl>
      <w:tblPr>
        <w:tblStyle w:val="a2"/>
        <w:tblW w:w="8856" w:type="dxa"/>
        <w:tblBorders>
          <w:top w:val="nil"/>
          <w:left w:val="nil"/>
          <w:bottom w:val="nil"/>
          <w:right w:val="nil"/>
          <w:insideH w:val="nil"/>
          <w:insideV w:val="nil"/>
        </w:tblBorders>
        <w:tblLayout w:type="fixed"/>
        <w:tblLook w:val="0400" w:firstRow="0" w:lastRow="0" w:firstColumn="0" w:lastColumn="0" w:noHBand="0" w:noVBand="1"/>
      </w:tblPr>
      <w:tblGrid>
        <w:gridCol w:w="5668"/>
        <w:gridCol w:w="236"/>
        <w:gridCol w:w="2952"/>
      </w:tblGrid>
      <w:tr w:rsidR="00A71009" w:rsidRPr="002106B3" w14:paraId="0628A0D1" w14:textId="77777777">
        <w:tc>
          <w:tcPr>
            <w:tcW w:w="5668" w:type="dxa"/>
          </w:tcPr>
          <w:p w14:paraId="3D6F7A72" w14:textId="5C31BE16" w:rsidR="00A71009" w:rsidRPr="002106B3" w:rsidRDefault="00595B3E">
            <w:pPr>
              <w:spacing w:line="480" w:lineRule="auto"/>
              <w:jc w:val="center"/>
            </w:pP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 xml:space="preserve"> ~ Categorical</m:t>
              </m:r>
              <m:d>
                <m:dPr>
                  <m:ctrlPr>
                    <w:rPr>
                      <w:rFonts w:ascii="Cambria Math" w:eastAsia="Cambria Math" w:hAnsi="Cambria Math"/>
                    </w:rPr>
                  </m:ctrlPr>
                </m:dPr>
                <m:e>
                  <m:sSub>
                    <m:sSubPr>
                      <m:ctrlPr>
                        <w:rPr>
                          <w:rFonts w:ascii="Cambria Math" w:eastAsia="Cambria Math" w:hAnsi="Cambria Math"/>
                        </w:rPr>
                      </m:ctrlPr>
                    </m:sSubPr>
                    <m:e>
                      <m:r>
                        <m:rPr>
                          <m:sty m:val="bi"/>
                        </m:rPr>
                        <w:rPr>
                          <w:rFonts w:ascii="Cambria Math" w:eastAsia="Cambria Math" w:hAnsi="Cambria Math"/>
                        </w:rPr>
                        <m:t>ϕ</m:t>
                      </m:r>
                    </m:e>
                    <m:sub>
                      <m:r>
                        <w:rPr>
                          <w:rFonts w:ascii="Cambria Math" w:eastAsia="Cambria Math" w:hAnsi="Cambria Math"/>
                        </w:rPr>
                        <m:t>i,k</m:t>
                      </m:r>
                    </m:sub>
                  </m:sSub>
                </m:e>
              </m:d>
            </m:oMath>
            <w:r w:rsidR="006736E7" w:rsidRPr="002106B3">
              <w:t xml:space="preserve"> </w:t>
            </w:r>
          </w:p>
        </w:tc>
        <w:tc>
          <w:tcPr>
            <w:tcW w:w="236" w:type="dxa"/>
          </w:tcPr>
          <w:p w14:paraId="78B944D9" w14:textId="77777777" w:rsidR="00A71009" w:rsidRPr="002106B3" w:rsidRDefault="00A71009">
            <w:pPr>
              <w:spacing w:line="480" w:lineRule="auto"/>
            </w:pPr>
          </w:p>
        </w:tc>
        <w:tc>
          <w:tcPr>
            <w:tcW w:w="2952" w:type="dxa"/>
          </w:tcPr>
          <w:p w14:paraId="76932613" w14:textId="77777777" w:rsidR="00A71009" w:rsidRPr="002106B3" w:rsidRDefault="006736E7">
            <w:pPr>
              <w:spacing w:line="480" w:lineRule="auto"/>
              <w:jc w:val="center"/>
            </w:pPr>
            <w:r w:rsidRPr="002106B3">
              <w:t>(4)</w:t>
            </w:r>
          </w:p>
        </w:tc>
      </w:tr>
    </w:tbl>
    <w:p w14:paraId="5FAE136B" w14:textId="77777777" w:rsidR="00A71009" w:rsidRPr="002106B3" w:rsidRDefault="00A71009">
      <w:pPr>
        <w:rPr>
          <w:i/>
        </w:rPr>
      </w:pPr>
    </w:p>
    <w:p w14:paraId="342BD121" w14:textId="6912FE3B" w:rsidR="00A71009" w:rsidRPr="002106B3" w:rsidRDefault="006736E7">
      <w:r w:rsidRPr="002106B3">
        <w:t xml:space="preserve">Where </w:t>
      </w:r>
      <w:r w:rsidR="00A404EC" w:rsidRPr="00586926">
        <w:rPr>
          <w:rFonts w:ascii="Symbol" w:eastAsia="Noto Sans Symbols" w:hAnsi="Symbol"/>
          <w:b/>
        </w:rPr>
        <w:t></w:t>
      </w:r>
      <w:proofErr w:type="spellStart"/>
      <w:proofErr w:type="gramStart"/>
      <w:r w:rsidR="00216793" w:rsidRPr="002106B3">
        <w:rPr>
          <w:rFonts w:eastAsia="Noto Sans Symbols"/>
          <w:i/>
          <w:vertAlign w:val="subscript"/>
        </w:rPr>
        <w:t>i,k</w:t>
      </w:r>
      <w:proofErr w:type="spellEnd"/>
      <w:proofErr w:type="gramEnd"/>
      <w:r w:rsidR="00A404EC" w:rsidRPr="002106B3">
        <w:rPr>
          <w:rFonts w:eastAsia="Noto Sans Symbols"/>
          <w:b/>
        </w:rPr>
        <w:t xml:space="preserve"> </w:t>
      </w:r>
      <w:r w:rsidRPr="002106B3">
        <w:t xml:space="preserve">is a vector of 1,…,K probabilities that the </w:t>
      </w:r>
      <w:proofErr w:type="spellStart"/>
      <w:r w:rsidRPr="002106B3">
        <w:rPr>
          <w:i/>
        </w:rPr>
        <w:t>i</w:t>
      </w:r>
      <w:r w:rsidRPr="002106B3">
        <w:rPr>
          <w:vertAlign w:val="superscript"/>
        </w:rPr>
        <w:t>th</w:t>
      </w:r>
      <w:proofErr w:type="spellEnd"/>
      <w:r w:rsidRPr="002106B3">
        <w:t xml:space="preserve"> data point is in category </w:t>
      </w:r>
      <w:r w:rsidRPr="002106B3">
        <w:rPr>
          <w:i/>
        </w:rPr>
        <w:t>k</w:t>
      </w:r>
      <w:r w:rsidRPr="002106B3">
        <w:t xml:space="preserve"> and these probabilities sum to 1.</w:t>
      </w:r>
    </w:p>
    <w:p w14:paraId="3C13C659" w14:textId="77777777" w:rsidR="00216793" w:rsidRPr="002106B3" w:rsidRDefault="00216793" w:rsidP="00216793">
      <w:pPr>
        <w:rPr>
          <w:i/>
        </w:rPr>
      </w:pPr>
    </w:p>
    <w:p w14:paraId="2023603B" w14:textId="29A398B0" w:rsidR="00A71009" w:rsidRPr="002106B3" w:rsidRDefault="006736E7" w:rsidP="00216793">
      <w:r w:rsidRPr="002106B3">
        <w:t xml:space="preserve">Models were fit using an MCMC algorithmic implemented in JAGS </w:t>
      </w:r>
      <w:proofErr w:type="spellStart"/>
      <w:r w:rsidRPr="002106B3">
        <w:t>ver</w:t>
      </w:r>
      <w:proofErr w:type="spellEnd"/>
      <w:r w:rsidRPr="002106B3">
        <w:t xml:space="preserve"> 4.2.0 </w:t>
      </w:r>
      <w:r w:rsidR="00216793" w:rsidRPr="002106B3">
        <w:fldChar w:fldCharType="begin"/>
      </w:r>
      <w:r w:rsidR="00216793" w:rsidRPr="002106B3">
        <w:instrText xml:space="preserve"> ADDIN ZOTERO_ITEM CSL_CITATION {"citationID":"tW82s7Ca","properties":{"formattedCitation":"(Plummer 2003)","plainCitation":"(Plummer 2003)","noteIndex":0},"citationItems":[{"id":2088,"uris":["http://zotero.org/users/3256562/items/J7PX48ZE"],"uri":["http://zotero.org/users/3256562/items/J7PX48ZE"],"itemData":{"id":2088,"type":"paper-conference","container-title":"Proceedings of the Third International Workshop on Distributed Statistical Computing","event-place":"Vienna, Austria","page":"125-133","publisher":"R Foundations for Statistical Computing","publisher-place":"Vienna, Austria","title":"A program for analysis of Bayesian graphical models using Gibbs sampling","author":[{"family":"Plummer","given":"Martyn"}],"issued":{"date-parts":[["2003"]]}}}],"schema":"https://github.com/citation-style-language/schema/raw/master/csl-citation.json"} </w:instrText>
      </w:r>
      <w:r w:rsidR="00216793" w:rsidRPr="002106B3">
        <w:fldChar w:fldCharType="separate"/>
      </w:r>
      <w:r w:rsidR="00216793" w:rsidRPr="002106B3">
        <w:rPr>
          <w:noProof/>
        </w:rPr>
        <w:t>(Plummer 2003)</w:t>
      </w:r>
      <w:r w:rsidR="00216793" w:rsidRPr="002106B3">
        <w:fldChar w:fldCharType="end"/>
      </w:r>
      <w:r w:rsidR="00216793" w:rsidRPr="002106B3">
        <w:t xml:space="preserve"> </w:t>
      </w:r>
      <w:r w:rsidRPr="002106B3">
        <w:t xml:space="preserve">using the </w:t>
      </w:r>
      <w:proofErr w:type="spellStart"/>
      <w:r w:rsidRPr="002106B3">
        <w:rPr>
          <w:i/>
        </w:rPr>
        <w:t>runjags</w:t>
      </w:r>
      <w:proofErr w:type="spellEnd"/>
      <w:r w:rsidRPr="002106B3">
        <w:t xml:space="preserve"> package </w:t>
      </w:r>
      <w:r w:rsidR="00216793" w:rsidRPr="002106B3">
        <w:fldChar w:fldCharType="begin"/>
      </w:r>
      <w:r w:rsidR="00216793" w:rsidRPr="002106B3">
        <w:instrText xml:space="preserve"> ADDIN ZOTERO_ITEM CSL_CITATION {"citationID":"T77e0VME","properties":{"formattedCitation":"(Denwood 2016)","plainCitation":"(Denwood 2016)","noteIndex":0},"citationItems":[{"id":1269,"uris":["http://zotero.org/users/3256562/items/KP46NIH2"],"uri":["http://zotero.org/users/3256562/items/KP46NIH2"],"itemData":{"id":1269,"type":"article-journal","abstract":"The runjags package provides a set of interface functions to facilitate running Markov chain Monte Carlo models in JAGS from within R. Automated calculation of appropriate convergence and sample length diagnostics, user-friendly access to commonly used graphical outputs and summary statistics, and parallelized methods of running JAGS are provided. Template model specifications can be generated using a standard lme4-style formula interface to assist users less familiar with the BUGS syntax. Automated simulation study functions are implemented to facilitate model performance assessment, as well as drop-k type cross-validation studies, using high performance computing clusters such as those provided by parallel. A module extension for JAGS is also included within runjags, providing the Pareto family of distributions and a series of minimally-informative priors including the DuMouchel and half-Cauchy priors. This paper outlines the primary functions of this package, and gives an illustration of a simulation study to assess the sensitivity of two equivalent model formulations to different prior distributions.","container-title":"Journal of Statistical Software","issue":"9","page":"25","title":"runjags: An R Package Providing Interface Utilities, Model Templates, Parallel Computing Methods and Additional Distributions for MCMC Models in JAGS","volume":"71","author":[{"family":"Denwood","given":"Matthew J."}],"issued":{"date-parts":[["2016"]]}}}],"schema":"https://github.com/citation-style-language/schema/raw/master/csl-citation.json"} </w:instrText>
      </w:r>
      <w:r w:rsidR="00216793" w:rsidRPr="002106B3">
        <w:fldChar w:fldCharType="separate"/>
      </w:r>
      <w:r w:rsidR="00216793" w:rsidRPr="002106B3">
        <w:rPr>
          <w:noProof/>
        </w:rPr>
        <w:t>(Denwood 2016)</w:t>
      </w:r>
      <w:r w:rsidR="00216793" w:rsidRPr="002106B3">
        <w:fldChar w:fldCharType="end"/>
      </w:r>
      <w:r w:rsidR="00216793" w:rsidRPr="002106B3">
        <w:t xml:space="preserve"> </w:t>
      </w:r>
      <w:r w:rsidRPr="002106B3">
        <w:t xml:space="preserve">in R. </w:t>
      </w:r>
      <w:r w:rsidR="00204E23" w:rsidRPr="002106B3">
        <w:t>Fourteen</w:t>
      </w:r>
      <w:r w:rsidRPr="002106B3">
        <w:t xml:space="preserve"> parallel chains were each run from random starting values. The first </w:t>
      </w:r>
      <w:r w:rsidR="00204E23" w:rsidRPr="002106B3">
        <w:t>20</w:t>
      </w:r>
      <w:r w:rsidRPr="002106B3">
        <w:t>,000 iterations from each chain were discarded and every 7</w:t>
      </w:r>
      <w:r w:rsidRPr="002106B3">
        <w:rPr>
          <w:vertAlign w:val="superscript"/>
        </w:rPr>
        <w:t>th</w:t>
      </w:r>
      <w:r w:rsidRPr="002106B3">
        <w:t xml:space="preserve"> iteration was kept to reduce autocorrelation among the samples. A total of 75,000 iterations were obtained. Model convergence was assessed by checking that the Gelman-Rubin diagnostic statistic for each parameter was &lt;1.1 </w:t>
      </w:r>
      <w:r w:rsidR="00216793" w:rsidRPr="002106B3">
        <w:fldChar w:fldCharType="begin"/>
      </w:r>
      <w:r w:rsidR="00216793" w:rsidRPr="002106B3">
        <w:instrText xml:space="preserve"> ADDIN ZOTERO_ITEM CSL_CITATION {"citationID":"jBKWQKGp","properties":{"formattedCitation":"(Gelman and Rubin 1992)","plainCitation":"(Gelman and Rubin 1992)","noteIndex":0},"citationItems":[{"id":1249,"uris":["http://zotero.org/users/3256562/items/E8RDJZHZ"],"uri":["http://zotero.org/users/3256562/items/E8RDJZHZ"],"itemData":{"id":1249,"type":"article-journal","container-title":"Statistical Science","page":"457-472","title":"Inference from iterative simulation using multiple sequences","volume":"7","author":[{"family":"Gelman","given":"Andrew"},{"family":"Rubin","given":"D.B."}],"issued":{"date-parts":[["1992"]]}}}],"schema":"https://github.com/citation-style-language/schema/raw/master/csl-citation.json"} </w:instrText>
      </w:r>
      <w:r w:rsidR="00216793" w:rsidRPr="002106B3">
        <w:fldChar w:fldCharType="separate"/>
      </w:r>
      <w:r w:rsidR="00216793" w:rsidRPr="002106B3">
        <w:rPr>
          <w:noProof/>
        </w:rPr>
        <w:t>(Gelman and Rubin 1992)</w:t>
      </w:r>
      <w:r w:rsidR="00216793" w:rsidRPr="002106B3">
        <w:fldChar w:fldCharType="end"/>
      </w:r>
      <w:r w:rsidR="00216793" w:rsidRPr="002106B3">
        <w:t xml:space="preserve"> </w:t>
      </w:r>
      <w:r w:rsidRPr="002106B3">
        <w:t xml:space="preserve">and by visually inspecting the trace plots of MCMC samples. </w:t>
      </w:r>
    </w:p>
    <w:p w14:paraId="082F7FD1" w14:textId="77777777" w:rsidR="00A71009" w:rsidRPr="002106B3" w:rsidRDefault="00A71009"/>
    <w:p w14:paraId="21473A3D" w14:textId="334DDDCD" w:rsidR="00A71009" w:rsidRPr="002106B3" w:rsidRDefault="00216793">
      <w:pPr>
        <w:rPr>
          <w:b/>
        </w:rPr>
      </w:pPr>
      <w:commentRangeStart w:id="5"/>
      <w:r w:rsidRPr="002106B3">
        <w:rPr>
          <w:b/>
        </w:rPr>
        <w:t xml:space="preserve">Estimating </w:t>
      </w:r>
      <w:commentRangeEnd w:id="5"/>
      <w:r w:rsidR="00FC6A37" w:rsidRPr="002106B3">
        <w:rPr>
          <w:rStyle w:val="CommentReference"/>
          <w:rFonts w:eastAsia="Cambria"/>
          <w:sz w:val="24"/>
          <w:szCs w:val="24"/>
        </w:rPr>
        <w:commentReference w:id="5"/>
      </w:r>
      <w:r w:rsidRPr="002106B3">
        <w:rPr>
          <w:b/>
        </w:rPr>
        <w:t xml:space="preserve">population-level </w:t>
      </w:r>
      <w:r w:rsidR="006736E7" w:rsidRPr="002106B3">
        <w:rPr>
          <w:b/>
        </w:rPr>
        <w:t xml:space="preserve">diel patterns in response to human </w:t>
      </w:r>
      <w:r w:rsidRPr="002106B3">
        <w:rPr>
          <w:b/>
        </w:rPr>
        <w:t>population</w:t>
      </w:r>
    </w:p>
    <w:p w14:paraId="1A7DAF5B" w14:textId="6BA1C290" w:rsidR="00C3648C" w:rsidRPr="002106B3" w:rsidRDefault="00216793" w:rsidP="00C3648C">
      <w:r w:rsidRPr="002106B3">
        <w:t>Using the posterior distribution from our model above, we calculated</w:t>
      </w:r>
      <w:r w:rsidR="00204E23" w:rsidRPr="002106B3">
        <w:t xml:space="preserve"> population-level</w:t>
      </w:r>
      <w:r w:rsidRPr="002106B3">
        <w:t xml:space="preserve"> log risk ratios for each species in relation to human population density. </w:t>
      </w:r>
      <w:r w:rsidR="00C3648C" w:rsidRPr="002106B3">
        <w:t xml:space="preserve">Here, </w:t>
      </w:r>
      <w:proofErr w:type="spellStart"/>
      <w:r w:rsidR="00C3648C" w:rsidRPr="002106B3">
        <w:t>X</w:t>
      </w:r>
      <w:r w:rsidR="00C3648C" w:rsidRPr="002106B3">
        <w:rPr>
          <w:vertAlign w:val="subscript"/>
        </w:rPr>
        <w:t>high</w:t>
      </w:r>
      <w:proofErr w:type="spellEnd"/>
      <w:r w:rsidR="00C3648C" w:rsidRPr="002106B3">
        <w:t xml:space="preserve"> was the probability of nighttime activity (categories night and darkest hours combined) at high population density (&gt; 1 </w:t>
      </w:r>
      <w:proofErr w:type="spellStart"/>
      <w:r w:rsidR="00C3648C" w:rsidRPr="002106B3">
        <w:t>sd</w:t>
      </w:r>
      <w:proofErr w:type="spellEnd"/>
      <w:r w:rsidR="00C3648C" w:rsidRPr="002106B3">
        <w:t>)</w:t>
      </w:r>
      <w:r w:rsidR="00204E23" w:rsidRPr="002106B3">
        <w:t>.</w:t>
      </w:r>
      <w:r w:rsidR="00C3648C" w:rsidRPr="002106B3">
        <w:t xml:space="preserve"> </w:t>
      </w:r>
      <w:proofErr w:type="spellStart"/>
      <w:r w:rsidR="00C3648C" w:rsidRPr="002106B3">
        <w:t>X</w:t>
      </w:r>
      <w:r w:rsidR="00C3648C" w:rsidRPr="002106B3">
        <w:rPr>
          <w:vertAlign w:val="subscript"/>
        </w:rPr>
        <w:t>low</w:t>
      </w:r>
      <w:proofErr w:type="spellEnd"/>
      <w:r w:rsidR="00C3648C" w:rsidRPr="002106B3">
        <w:t xml:space="preserve"> is the probability of nighttime activity at sites with low population density (&lt; 1 </w:t>
      </w:r>
      <w:proofErr w:type="spellStart"/>
      <w:r w:rsidR="00C3648C" w:rsidRPr="002106B3">
        <w:t>sd</w:t>
      </w:r>
      <w:proofErr w:type="spellEnd"/>
      <w:r w:rsidR="00C3648C" w:rsidRPr="002106B3">
        <w:t xml:space="preserve">). Again, a positive risk ratio indicates a relative shift to nocturnality in response to human population density, whereas a negative value indicates a relative reduction in nocturnality in response to population density. </w:t>
      </w:r>
    </w:p>
    <w:p w14:paraId="4D463C21" w14:textId="77777777" w:rsidR="00C3648C" w:rsidRPr="002106B3" w:rsidRDefault="00C3648C"/>
    <w:p w14:paraId="45F90DDF" w14:textId="77777777" w:rsidR="00A71009" w:rsidRPr="002106B3" w:rsidRDefault="00A71009"/>
    <w:p w14:paraId="7E95F59B" w14:textId="22591783" w:rsidR="00A71009" w:rsidRPr="002106B3" w:rsidRDefault="006736E7">
      <w:pPr>
        <w:rPr>
          <w:b/>
        </w:rPr>
      </w:pPr>
      <w:commentRangeStart w:id="6"/>
      <w:r w:rsidRPr="002106B3">
        <w:rPr>
          <w:b/>
        </w:rPr>
        <w:t>Results</w:t>
      </w:r>
      <w:commentRangeEnd w:id="6"/>
      <w:r w:rsidR="0030398E" w:rsidRPr="002106B3">
        <w:rPr>
          <w:rStyle w:val="CommentReference"/>
          <w:sz w:val="24"/>
          <w:szCs w:val="24"/>
        </w:rPr>
        <w:commentReference w:id="6"/>
      </w:r>
    </w:p>
    <w:p w14:paraId="4EE7CAF7" w14:textId="4E1C8AF6" w:rsidR="001E43FB" w:rsidRPr="002106B3" w:rsidRDefault="001E43FB">
      <w:pPr>
        <w:rPr>
          <w:b/>
        </w:rPr>
      </w:pPr>
    </w:p>
    <w:p w14:paraId="380BD7A2" w14:textId="3274B227" w:rsidR="001E43FB" w:rsidRPr="002106B3" w:rsidRDefault="001E43FB">
      <w:pPr>
        <w:rPr>
          <w:bCs/>
        </w:rPr>
      </w:pPr>
      <w:r w:rsidRPr="002106B3">
        <w:rPr>
          <w:bCs/>
        </w:rPr>
        <w:t>Across 551 trap nights we captured 79</w:t>
      </w:r>
      <w:r w:rsidR="00586926">
        <w:rPr>
          <w:bCs/>
        </w:rPr>
        <w:t>,</w:t>
      </w:r>
      <w:r w:rsidRPr="002106B3">
        <w:rPr>
          <w:bCs/>
        </w:rPr>
        <w:t xml:space="preserve">659 total unique detection events. </w:t>
      </w:r>
      <w:r w:rsidR="0023096E" w:rsidRPr="002106B3">
        <w:rPr>
          <w:bCs/>
        </w:rPr>
        <w:t>Total detections per species ranged from 102-</w:t>
      </w:r>
      <w:r w:rsidR="00EF6B6A" w:rsidRPr="002106B3">
        <w:rPr>
          <w:bCs/>
        </w:rPr>
        <w:t>34</w:t>
      </w:r>
      <w:r w:rsidR="00586926">
        <w:rPr>
          <w:bCs/>
        </w:rPr>
        <w:t>,</w:t>
      </w:r>
      <w:r w:rsidR="00EF6B6A" w:rsidRPr="002106B3">
        <w:rPr>
          <w:bCs/>
        </w:rPr>
        <w:t xml:space="preserve">931 and the number of cities each species was detected in ranged from 5-10 (Table X). The average proportion of sites that each species was detected in per city ranged from 0.16 – 0.77, with bobcat being found at the least number of cities and the lowest proportion of sites and racoon being found in all 10 cities and at the greatest proportion of sites (Table X). </w:t>
      </w:r>
    </w:p>
    <w:p w14:paraId="399617D1" w14:textId="77777777" w:rsidR="001E43FB" w:rsidRPr="002106B3" w:rsidRDefault="001E43FB">
      <w:pPr>
        <w:rPr>
          <w:b/>
        </w:rPr>
      </w:pPr>
    </w:p>
    <w:p w14:paraId="59FC3417" w14:textId="2018705D" w:rsidR="00A71009" w:rsidRPr="002106B3" w:rsidRDefault="001E43FB">
      <w:r w:rsidRPr="002106B3">
        <w:lastRenderedPageBreak/>
        <w:t>Table X. The total number of detections for each species, the number of cities each species was detected in, and the mean proportion of sites each species was detected at per city for 8 urban mammal species</w:t>
      </w:r>
    </w:p>
    <w:p w14:paraId="7D6F32EE" w14:textId="2E01C262" w:rsidR="00BF3CB4" w:rsidRPr="002106B3" w:rsidRDefault="00BF3CB4"/>
    <w:tbl>
      <w:tblPr>
        <w:tblW w:w="9072" w:type="dxa"/>
        <w:tblLook w:val="04A0" w:firstRow="1" w:lastRow="0" w:firstColumn="1" w:lastColumn="0" w:noHBand="0" w:noVBand="1"/>
      </w:tblPr>
      <w:tblGrid>
        <w:gridCol w:w="2250"/>
        <w:gridCol w:w="2274"/>
        <w:gridCol w:w="2274"/>
        <w:gridCol w:w="2274"/>
      </w:tblGrid>
      <w:tr w:rsidR="001E43FB" w:rsidRPr="002106B3" w14:paraId="18FF2194" w14:textId="77777777" w:rsidTr="001E43FB">
        <w:trPr>
          <w:trHeight w:val="720"/>
        </w:trPr>
        <w:tc>
          <w:tcPr>
            <w:tcW w:w="2250" w:type="dxa"/>
            <w:tcBorders>
              <w:top w:val="nil"/>
              <w:left w:val="nil"/>
              <w:bottom w:val="single" w:sz="4" w:space="0" w:color="auto"/>
              <w:right w:val="nil"/>
            </w:tcBorders>
            <w:shd w:val="clear" w:color="auto" w:fill="auto"/>
            <w:noWrap/>
            <w:vAlign w:val="center"/>
            <w:hideMark/>
          </w:tcPr>
          <w:p w14:paraId="4578C6BF" w14:textId="77777777" w:rsidR="001E43FB" w:rsidRPr="002106B3" w:rsidRDefault="001E43FB" w:rsidP="001E43FB">
            <w:pPr>
              <w:jc w:val="center"/>
              <w:rPr>
                <w:color w:val="000000"/>
              </w:rPr>
            </w:pPr>
            <w:r w:rsidRPr="002106B3">
              <w:rPr>
                <w:color w:val="000000"/>
              </w:rPr>
              <w:t xml:space="preserve">Species </w:t>
            </w:r>
          </w:p>
        </w:tc>
        <w:tc>
          <w:tcPr>
            <w:tcW w:w="2274" w:type="dxa"/>
            <w:tcBorders>
              <w:top w:val="nil"/>
              <w:left w:val="nil"/>
              <w:bottom w:val="single" w:sz="4" w:space="0" w:color="auto"/>
              <w:right w:val="nil"/>
            </w:tcBorders>
            <w:shd w:val="clear" w:color="auto" w:fill="auto"/>
            <w:vAlign w:val="center"/>
            <w:hideMark/>
          </w:tcPr>
          <w:p w14:paraId="456D6DD2" w14:textId="77777777" w:rsidR="001E43FB" w:rsidRPr="002106B3" w:rsidRDefault="001E43FB" w:rsidP="001E43FB">
            <w:pPr>
              <w:jc w:val="center"/>
              <w:rPr>
                <w:color w:val="000000"/>
              </w:rPr>
            </w:pPr>
            <w:r w:rsidRPr="002106B3">
              <w:rPr>
                <w:color w:val="000000"/>
              </w:rPr>
              <w:t>Total detections</w:t>
            </w:r>
          </w:p>
        </w:tc>
        <w:tc>
          <w:tcPr>
            <w:tcW w:w="2274" w:type="dxa"/>
            <w:tcBorders>
              <w:top w:val="nil"/>
              <w:left w:val="nil"/>
              <w:bottom w:val="single" w:sz="4" w:space="0" w:color="auto"/>
              <w:right w:val="nil"/>
            </w:tcBorders>
            <w:shd w:val="clear" w:color="auto" w:fill="auto"/>
            <w:vAlign w:val="center"/>
            <w:hideMark/>
          </w:tcPr>
          <w:p w14:paraId="121AE25D" w14:textId="77777777" w:rsidR="001E43FB" w:rsidRPr="002106B3" w:rsidRDefault="001E43FB" w:rsidP="001E43FB">
            <w:pPr>
              <w:jc w:val="center"/>
              <w:rPr>
                <w:color w:val="000000"/>
              </w:rPr>
            </w:pPr>
            <w:r w:rsidRPr="002106B3">
              <w:rPr>
                <w:color w:val="000000"/>
              </w:rPr>
              <w:t>No. of cities species detected</w:t>
            </w:r>
          </w:p>
        </w:tc>
        <w:tc>
          <w:tcPr>
            <w:tcW w:w="2274" w:type="dxa"/>
            <w:tcBorders>
              <w:top w:val="nil"/>
              <w:left w:val="nil"/>
              <w:bottom w:val="single" w:sz="4" w:space="0" w:color="auto"/>
              <w:right w:val="nil"/>
            </w:tcBorders>
            <w:shd w:val="clear" w:color="auto" w:fill="auto"/>
            <w:vAlign w:val="center"/>
            <w:hideMark/>
          </w:tcPr>
          <w:p w14:paraId="2C6AD1CB" w14:textId="77777777" w:rsidR="001E43FB" w:rsidRPr="002106B3" w:rsidRDefault="001E43FB" w:rsidP="001E43FB">
            <w:pPr>
              <w:jc w:val="center"/>
              <w:rPr>
                <w:color w:val="000000"/>
              </w:rPr>
            </w:pPr>
            <w:r w:rsidRPr="002106B3">
              <w:rPr>
                <w:color w:val="000000"/>
              </w:rPr>
              <w:t>Mean proportion of sites species detected per city</w:t>
            </w:r>
          </w:p>
        </w:tc>
      </w:tr>
      <w:tr w:rsidR="001E43FB" w:rsidRPr="002106B3" w14:paraId="300A9E1C" w14:textId="77777777" w:rsidTr="001E43FB">
        <w:trPr>
          <w:trHeight w:val="590"/>
        </w:trPr>
        <w:tc>
          <w:tcPr>
            <w:tcW w:w="2250" w:type="dxa"/>
            <w:tcBorders>
              <w:top w:val="nil"/>
              <w:left w:val="nil"/>
              <w:bottom w:val="nil"/>
              <w:right w:val="nil"/>
            </w:tcBorders>
            <w:shd w:val="clear" w:color="auto" w:fill="auto"/>
            <w:noWrap/>
            <w:vAlign w:val="bottom"/>
            <w:hideMark/>
          </w:tcPr>
          <w:p w14:paraId="0EB7F386" w14:textId="77777777" w:rsidR="001E43FB" w:rsidRPr="002106B3" w:rsidRDefault="001E43FB" w:rsidP="001E43FB">
            <w:pPr>
              <w:rPr>
                <w:color w:val="000000"/>
              </w:rPr>
            </w:pPr>
            <w:r w:rsidRPr="002106B3">
              <w:rPr>
                <w:color w:val="000000"/>
              </w:rPr>
              <w:t>Bobcat</w:t>
            </w:r>
          </w:p>
        </w:tc>
        <w:tc>
          <w:tcPr>
            <w:tcW w:w="2274" w:type="dxa"/>
            <w:tcBorders>
              <w:top w:val="nil"/>
              <w:left w:val="nil"/>
              <w:bottom w:val="nil"/>
              <w:right w:val="nil"/>
            </w:tcBorders>
            <w:shd w:val="clear" w:color="auto" w:fill="auto"/>
            <w:noWrap/>
            <w:vAlign w:val="bottom"/>
            <w:hideMark/>
          </w:tcPr>
          <w:p w14:paraId="42061D78" w14:textId="77777777" w:rsidR="001E43FB" w:rsidRPr="002106B3" w:rsidRDefault="001E43FB" w:rsidP="001E43FB">
            <w:pPr>
              <w:jc w:val="center"/>
              <w:rPr>
                <w:color w:val="000000"/>
              </w:rPr>
            </w:pPr>
            <w:r w:rsidRPr="002106B3">
              <w:rPr>
                <w:color w:val="000000"/>
              </w:rPr>
              <w:t>102</w:t>
            </w:r>
          </w:p>
        </w:tc>
        <w:tc>
          <w:tcPr>
            <w:tcW w:w="2274" w:type="dxa"/>
            <w:tcBorders>
              <w:top w:val="nil"/>
              <w:left w:val="nil"/>
              <w:bottom w:val="nil"/>
              <w:right w:val="nil"/>
            </w:tcBorders>
            <w:shd w:val="clear" w:color="auto" w:fill="auto"/>
            <w:noWrap/>
            <w:vAlign w:val="bottom"/>
            <w:hideMark/>
          </w:tcPr>
          <w:p w14:paraId="7FA54A80" w14:textId="77777777" w:rsidR="001E43FB" w:rsidRPr="002106B3" w:rsidRDefault="001E43FB" w:rsidP="001E43FB">
            <w:pPr>
              <w:jc w:val="center"/>
              <w:rPr>
                <w:color w:val="000000"/>
              </w:rPr>
            </w:pPr>
            <w:r w:rsidRPr="002106B3">
              <w:rPr>
                <w:color w:val="000000"/>
              </w:rPr>
              <w:t>5</w:t>
            </w:r>
          </w:p>
        </w:tc>
        <w:tc>
          <w:tcPr>
            <w:tcW w:w="2274" w:type="dxa"/>
            <w:tcBorders>
              <w:top w:val="nil"/>
              <w:left w:val="nil"/>
              <w:bottom w:val="nil"/>
              <w:right w:val="nil"/>
            </w:tcBorders>
            <w:shd w:val="clear" w:color="auto" w:fill="auto"/>
            <w:noWrap/>
            <w:vAlign w:val="bottom"/>
            <w:hideMark/>
          </w:tcPr>
          <w:p w14:paraId="0327FC67" w14:textId="77777777" w:rsidR="001E43FB" w:rsidRPr="002106B3" w:rsidRDefault="001E43FB" w:rsidP="001E43FB">
            <w:pPr>
              <w:jc w:val="center"/>
              <w:rPr>
                <w:color w:val="000000"/>
              </w:rPr>
            </w:pPr>
            <w:r w:rsidRPr="002106B3">
              <w:rPr>
                <w:color w:val="000000"/>
              </w:rPr>
              <w:t>0.16</w:t>
            </w:r>
          </w:p>
        </w:tc>
      </w:tr>
      <w:tr w:rsidR="001E43FB" w:rsidRPr="002106B3" w14:paraId="4F5FAE37" w14:textId="77777777" w:rsidTr="001E43FB">
        <w:trPr>
          <w:trHeight w:val="590"/>
        </w:trPr>
        <w:tc>
          <w:tcPr>
            <w:tcW w:w="2250" w:type="dxa"/>
            <w:tcBorders>
              <w:top w:val="nil"/>
              <w:left w:val="nil"/>
              <w:bottom w:val="nil"/>
              <w:right w:val="nil"/>
            </w:tcBorders>
            <w:shd w:val="clear" w:color="auto" w:fill="auto"/>
            <w:noWrap/>
            <w:vAlign w:val="bottom"/>
            <w:hideMark/>
          </w:tcPr>
          <w:p w14:paraId="226075D6" w14:textId="77777777" w:rsidR="001E43FB" w:rsidRPr="002106B3" w:rsidRDefault="001E43FB" w:rsidP="001E43FB">
            <w:pPr>
              <w:rPr>
                <w:color w:val="000000"/>
              </w:rPr>
            </w:pPr>
            <w:r w:rsidRPr="002106B3">
              <w:rPr>
                <w:color w:val="000000"/>
              </w:rPr>
              <w:t>Coyote</w:t>
            </w:r>
          </w:p>
        </w:tc>
        <w:tc>
          <w:tcPr>
            <w:tcW w:w="2274" w:type="dxa"/>
            <w:tcBorders>
              <w:top w:val="nil"/>
              <w:left w:val="nil"/>
              <w:bottom w:val="nil"/>
              <w:right w:val="nil"/>
            </w:tcBorders>
            <w:shd w:val="clear" w:color="auto" w:fill="auto"/>
            <w:noWrap/>
            <w:vAlign w:val="bottom"/>
            <w:hideMark/>
          </w:tcPr>
          <w:p w14:paraId="69955F2B" w14:textId="77777777" w:rsidR="001E43FB" w:rsidRPr="002106B3" w:rsidRDefault="001E43FB" w:rsidP="001E43FB">
            <w:pPr>
              <w:jc w:val="center"/>
              <w:rPr>
                <w:color w:val="000000"/>
              </w:rPr>
            </w:pPr>
            <w:r w:rsidRPr="002106B3">
              <w:rPr>
                <w:color w:val="000000"/>
              </w:rPr>
              <w:t>2732</w:t>
            </w:r>
          </w:p>
        </w:tc>
        <w:tc>
          <w:tcPr>
            <w:tcW w:w="2274" w:type="dxa"/>
            <w:tcBorders>
              <w:top w:val="nil"/>
              <w:left w:val="nil"/>
              <w:bottom w:val="nil"/>
              <w:right w:val="nil"/>
            </w:tcBorders>
            <w:shd w:val="clear" w:color="auto" w:fill="auto"/>
            <w:noWrap/>
            <w:vAlign w:val="bottom"/>
            <w:hideMark/>
          </w:tcPr>
          <w:p w14:paraId="2270D8F4" w14:textId="77777777" w:rsidR="001E43FB" w:rsidRPr="002106B3" w:rsidRDefault="001E43FB" w:rsidP="001E43FB">
            <w:pPr>
              <w:jc w:val="center"/>
              <w:rPr>
                <w:color w:val="000000"/>
              </w:rPr>
            </w:pPr>
            <w:r w:rsidRPr="002106B3">
              <w:rPr>
                <w:color w:val="000000"/>
              </w:rPr>
              <w:t>9</w:t>
            </w:r>
          </w:p>
        </w:tc>
        <w:tc>
          <w:tcPr>
            <w:tcW w:w="2274" w:type="dxa"/>
            <w:tcBorders>
              <w:top w:val="nil"/>
              <w:left w:val="nil"/>
              <w:bottom w:val="nil"/>
              <w:right w:val="nil"/>
            </w:tcBorders>
            <w:shd w:val="clear" w:color="auto" w:fill="auto"/>
            <w:noWrap/>
            <w:vAlign w:val="bottom"/>
            <w:hideMark/>
          </w:tcPr>
          <w:p w14:paraId="5E3FC46F" w14:textId="77777777" w:rsidR="001E43FB" w:rsidRPr="002106B3" w:rsidRDefault="001E43FB" w:rsidP="001E43FB">
            <w:pPr>
              <w:jc w:val="center"/>
              <w:rPr>
                <w:color w:val="000000"/>
              </w:rPr>
            </w:pPr>
            <w:r w:rsidRPr="002106B3">
              <w:rPr>
                <w:color w:val="000000"/>
              </w:rPr>
              <w:t>0.63</w:t>
            </w:r>
          </w:p>
        </w:tc>
      </w:tr>
      <w:tr w:rsidR="001E43FB" w:rsidRPr="002106B3" w14:paraId="2A7A1866" w14:textId="77777777" w:rsidTr="001E43FB">
        <w:trPr>
          <w:trHeight w:val="590"/>
        </w:trPr>
        <w:tc>
          <w:tcPr>
            <w:tcW w:w="2250" w:type="dxa"/>
            <w:tcBorders>
              <w:top w:val="nil"/>
              <w:left w:val="nil"/>
              <w:bottom w:val="nil"/>
              <w:right w:val="nil"/>
            </w:tcBorders>
            <w:shd w:val="clear" w:color="auto" w:fill="auto"/>
            <w:noWrap/>
            <w:vAlign w:val="bottom"/>
            <w:hideMark/>
          </w:tcPr>
          <w:p w14:paraId="24AB504B" w14:textId="77777777" w:rsidR="001E43FB" w:rsidRPr="002106B3" w:rsidRDefault="001E43FB" w:rsidP="001E43FB">
            <w:pPr>
              <w:rPr>
                <w:color w:val="000000"/>
              </w:rPr>
            </w:pPr>
            <w:r w:rsidRPr="002106B3">
              <w:rPr>
                <w:color w:val="000000"/>
              </w:rPr>
              <w:t>Eastern cottontail</w:t>
            </w:r>
          </w:p>
        </w:tc>
        <w:tc>
          <w:tcPr>
            <w:tcW w:w="2274" w:type="dxa"/>
            <w:tcBorders>
              <w:top w:val="nil"/>
              <w:left w:val="nil"/>
              <w:bottom w:val="nil"/>
              <w:right w:val="nil"/>
            </w:tcBorders>
            <w:shd w:val="clear" w:color="auto" w:fill="auto"/>
            <w:noWrap/>
            <w:vAlign w:val="bottom"/>
            <w:hideMark/>
          </w:tcPr>
          <w:p w14:paraId="5B341EB1" w14:textId="77777777" w:rsidR="001E43FB" w:rsidRPr="002106B3" w:rsidRDefault="001E43FB" w:rsidP="001E43FB">
            <w:pPr>
              <w:jc w:val="center"/>
              <w:rPr>
                <w:color w:val="000000"/>
              </w:rPr>
            </w:pPr>
            <w:r w:rsidRPr="002106B3">
              <w:rPr>
                <w:color w:val="000000"/>
              </w:rPr>
              <w:t>16102</w:t>
            </w:r>
          </w:p>
        </w:tc>
        <w:tc>
          <w:tcPr>
            <w:tcW w:w="2274" w:type="dxa"/>
            <w:tcBorders>
              <w:top w:val="nil"/>
              <w:left w:val="nil"/>
              <w:bottom w:val="nil"/>
              <w:right w:val="nil"/>
            </w:tcBorders>
            <w:shd w:val="clear" w:color="auto" w:fill="auto"/>
            <w:noWrap/>
            <w:vAlign w:val="bottom"/>
            <w:hideMark/>
          </w:tcPr>
          <w:p w14:paraId="798A5725" w14:textId="77777777" w:rsidR="001E43FB" w:rsidRPr="002106B3" w:rsidRDefault="001E43FB" w:rsidP="001E43FB">
            <w:pPr>
              <w:jc w:val="center"/>
              <w:rPr>
                <w:color w:val="000000"/>
              </w:rPr>
            </w:pPr>
            <w:r w:rsidRPr="002106B3">
              <w:rPr>
                <w:color w:val="000000"/>
              </w:rPr>
              <w:t>10</w:t>
            </w:r>
          </w:p>
        </w:tc>
        <w:tc>
          <w:tcPr>
            <w:tcW w:w="2274" w:type="dxa"/>
            <w:tcBorders>
              <w:top w:val="nil"/>
              <w:left w:val="nil"/>
              <w:bottom w:val="nil"/>
              <w:right w:val="nil"/>
            </w:tcBorders>
            <w:shd w:val="clear" w:color="auto" w:fill="auto"/>
            <w:noWrap/>
            <w:vAlign w:val="bottom"/>
            <w:hideMark/>
          </w:tcPr>
          <w:p w14:paraId="4B3E2765" w14:textId="77777777" w:rsidR="001E43FB" w:rsidRPr="002106B3" w:rsidRDefault="001E43FB" w:rsidP="001E43FB">
            <w:pPr>
              <w:jc w:val="center"/>
              <w:rPr>
                <w:color w:val="000000"/>
              </w:rPr>
            </w:pPr>
            <w:r w:rsidRPr="002106B3">
              <w:rPr>
                <w:color w:val="000000"/>
              </w:rPr>
              <w:t>0.61</w:t>
            </w:r>
          </w:p>
        </w:tc>
      </w:tr>
      <w:tr w:rsidR="001E43FB" w:rsidRPr="002106B3" w14:paraId="2B39B9D0" w14:textId="77777777" w:rsidTr="001E43FB">
        <w:trPr>
          <w:trHeight w:val="590"/>
        </w:trPr>
        <w:tc>
          <w:tcPr>
            <w:tcW w:w="2250" w:type="dxa"/>
            <w:tcBorders>
              <w:top w:val="nil"/>
              <w:left w:val="nil"/>
              <w:bottom w:val="nil"/>
              <w:right w:val="nil"/>
            </w:tcBorders>
            <w:shd w:val="clear" w:color="auto" w:fill="auto"/>
            <w:noWrap/>
            <w:vAlign w:val="bottom"/>
            <w:hideMark/>
          </w:tcPr>
          <w:p w14:paraId="2906B834" w14:textId="77777777" w:rsidR="001E43FB" w:rsidRPr="002106B3" w:rsidRDefault="001E43FB" w:rsidP="001E43FB">
            <w:pPr>
              <w:rPr>
                <w:color w:val="000000"/>
              </w:rPr>
            </w:pPr>
            <w:r w:rsidRPr="002106B3">
              <w:rPr>
                <w:color w:val="000000"/>
              </w:rPr>
              <w:t>Racoon</w:t>
            </w:r>
          </w:p>
        </w:tc>
        <w:tc>
          <w:tcPr>
            <w:tcW w:w="2274" w:type="dxa"/>
            <w:tcBorders>
              <w:top w:val="nil"/>
              <w:left w:val="nil"/>
              <w:bottom w:val="nil"/>
              <w:right w:val="nil"/>
            </w:tcBorders>
            <w:shd w:val="clear" w:color="auto" w:fill="auto"/>
            <w:noWrap/>
            <w:vAlign w:val="bottom"/>
            <w:hideMark/>
          </w:tcPr>
          <w:p w14:paraId="01D570BF" w14:textId="77777777" w:rsidR="001E43FB" w:rsidRPr="002106B3" w:rsidRDefault="001E43FB" w:rsidP="001E43FB">
            <w:pPr>
              <w:jc w:val="center"/>
              <w:rPr>
                <w:color w:val="000000"/>
              </w:rPr>
            </w:pPr>
            <w:r w:rsidRPr="002106B3">
              <w:rPr>
                <w:color w:val="000000"/>
              </w:rPr>
              <w:t>34931</w:t>
            </w:r>
          </w:p>
        </w:tc>
        <w:tc>
          <w:tcPr>
            <w:tcW w:w="2274" w:type="dxa"/>
            <w:tcBorders>
              <w:top w:val="nil"/>
              <w:left w:val="nil"/>
              <w:bottom w:val="nil"/>
              <w:right w:val="nil"/>
            </w:tcBorders>
            <w:shd w:val="clear" w:color="auto" w:fill="auto"/>
            <w:noWrap/>
            <w:vAlign w:val="bottom"/>
            <w:hideMark/>
          </w:tcPr>
          <w:p w14:paraId="7452F84B" w14:textId="77777777" w:rsidR="001E43FB" w:rsidRPr="002106B3" w:rsidRDefault="001E43FB" w:rsidP="001E43FB">
            <w:pPr>
              <w:jc w:val="center"/>
              <w:rPr>
                <w:color w:val="000000"/>
              </w:rPr>
            </w:pPr>
            <w:r w:rsidRPr="002106B3">
              <w:rPr>
                <w:color w:val="000000"/>
              </w:rPr>
              <w:t>10</w:t>
            </w:r>
          </w:p>
        </w:tc>
        <w:tc>
          <w:tcPr>
            <w:tcW w:w="2274" w:type="dxa"/>
            <w:tcBorders>
              <w:top w:val="nil"/>
              <w:left w:val="nil"/>
              <w:bottom w:val="nil"/>
              <w:right w:val="nil"/>
            </w:tcBorders>
            <w:shd w:val="clear" w:color="auto" w:fill="auto"/>
            <w:noWrap/>
            <w:vAlign w:val="bottom"/>
            <w:hideMark/>
          </w:tcPr>
          <w:p w14:paraId="2E0C5C32" w14:textId="77777777" w:rsidR="001E43FB" w:rsidRPr="002106B3" w:rsidRDefault="001E43FB" w:rsidP="001E43FB">
            <w:pPr>
              <w:jc w:val="center"/>
              <w:rPr>
                <w:color w:val="000000"/>
              </w:rPr>
            </w:pPr>
            <w:r w:rsidRPr="002106B3">
              <w:rPr>
                <w:color w:val="000000"/>
              </w:rPr>
              <w:t>0.77</w:t>
            </w:r>
          </w:p>
        </w:tc>
      </w:tr>
      <w:tr w:rsidR="001E43FB" w:rsidRPr="002106B3" w14:paraId="51219AA7" w14:textId="77777777" w:rsidTr="001E43FB">
        <w:trPr>
          <w:trHeight w:val="590"/>
        </w:trPr>
        <w:tc>
          <w:tcPr>
            <w:tcW w:w="2250" w:type="dxa"/>
            <w:tcBorders>
              <w:top w:val="nil"/>
              <w:left w:val="nil"/>
              <w:bottom w:val="nil"/>
              <w:right w:val="nil"/>
            </w:tcBorders>
            <w:shd w:val="clear" w:color="auto" w:fill="auto"/>
            <w:noWrap/>
            <w:vAlign w:val="bottom"/>
            <w:hideMark/>
          </w:tcPr>
          <w:p w14:paraId="609A3D9F" w14:textId="77777777" w:rsidR="001E43FB" w:rsidRPr="002106B3" w:rsidRDefault="001E43FB" w:rsidP="001E43FB">
            <w:pPr>
              <w:rPr>
                <w:color w:val="000000"/>
              </w:rPr>
            </w:pPr>
            <w:r w:rsidRPr="002106B3">
              <w:rPr>
                <w:color w:val="000000"/>
              </w:rPr>
              <w:t>Red fox</w:t>
            </w:r>
          </w:p>
        </w:tc>
        <w:tc>
          <w:tcPr>
            <w:tcW w:w="2274" w:type="dxa"/>
            <w:tcBorders>
              <w:top w:val="nil"/>
              <w:left w:val="nil"/>
              <w:bottom w:val="nil"/>
              <w:right w:val="nil"/>
            </w:tcBorders>
            <w:shd w:val="clear" w:color="auto" w:fill="auto"/>
            <w:noWrap/>
            <w:vAlign w:val="bottom"/>
            <w:hideMark/>
          </w:tcPr>
          <w:p w14:paraId="183AED88" w14:textId="77777777" w:rsidR="001E43FB" w:rsidRPr="002106B3" w:rsidRDefault="001E43FB" w:rsidP="001E43FB">
            <w:pPr>
              <w:jc w:val="center"/>
              <w:rPr>
                <w:color w:val="000000"/>
              </w:rPr>
            </w:pPr>
            <w:r w:rsidRPr="002106B3">
              <w:rPr>
                <w:color w:val="000000"/>
              </w:rPr>
              <w:t>1570</w:t>
            </w:r>
          </w:p>
        </w:tc>
        <w:tc>
          <w:tcPr>
            <w:tcW w:w="2274" w:type="dxa"/>
            <w:tcBorders>
              <w:top w:val="nil"/>
              <w:left w:val="nil"/>
              <w:bottom w:val="nil"/>
              <w:right w:val="nil"/>
            </w:tcBorders>
            <w:shd w:val="clear" w:color="auto" w:fill="auto"/>
            <w:noWrap/>
            <w:vAlign w:val="bottom"/>
            <w:hideMark/>
          </w:tcPr>
          <w:p w14:paraId="27B73C0C" w14:textId="77777777" w:rsidR="001E43FB" w:rsidRPr="002106B3" w:rsidRDefault="001E43FB" w:rsidP="001E43FB">
            <w:pPr>
              <w:jc w:val="center"/>
              <w:rPr>
                <w:color w:val="000000"/>
              </w:rPr>
            </w:pPr>
            <w:r w:rsidRPr="002106B3">
              <w:rPr>
                <w:color w:val="000000"/>
              </w:rPr>
              <w:t>8</w:t>
            </w:r>
          </w:p>
        </w:tc>
        <w:tc>
          <w:tcPr>
            <w:tcW w:w="2274" w:type="dxa"/>
            <w:tcBorders>
              <w:top w:val="nil"/>
              <w:left w:val="nil"/>
              <w:bottom w:val="nil"/>
              <w:right w:val="nil"/>
            </w:tcBorders>
            <w:shd w:val="clear" w:color="auto" w:fill="auto"/>
            <w:noWrap/>
            <w:vAlign w:val="bottom"/>
            <w:hideMark/>
          </w:tcPr>
          <w:p w14:paraId="3B875055" w14:textId="77777777" w:rsidR="001E43FB" w:rsidRPr="002106B3" w:rsidRDefault="001E43FB" w:rsidP="001E43FB">
            <w:pPr>
              <w:jc w:val="center"/>
              <w:rPr>
                <w:color w:val="000000"/>
              </w:rPr>
            </w:pPr>
            <w:r w:rsidRPr="002106B3">
              <w:rPr>
                <w:color w:val="000000"/>
              </w:rPr>
              <w:t>0.51</w:t>
            </w:r>
          </w:p>
        </w:tc>
      </w:tr>
      <w:tr w:rsidR="001E43FB" w:rsidRPr="002106B3" w14:paraId="30B2706A" w14:textId="77777777" w:rsidTr="001E43FB">
        <w:trPr>
          <w:trHeight w:val="590"/>
        </w:trPr>
        <w:tc>
          <w:tcPr>
            <w:tcW w:w="2250" w:type="dxa"/>
            <w:tcBorders>
              <w:top w:val="nil"/>
              <w:left w:val="nil"/>
              <w:bottom w:val="nil"/>
              <w:right w:val="nil"/>
            </w:tcBorders>
            <w:shd w:val="clear" w:color="auto" w:fill="auto"/>
            <w:noWrap/>
            <w:vAlign w:val="bottom"/>
            <w:hideMark/>
          </w:tcPr>
          <w:p w14:paraId="1136E757" w14:textId="77777777" w:rsidR="001E43FB" w:rsidRPr="002106B3" w:rsidRDefault="001E43FB" w:rsidP="001E43FB">
            <w:pPr>
              <w:rPr>
                <w:color w:val="000000"/>
              </w:rPr>
            </w:pPr>
            <w:r w:rsidRPr="002106B3">
              <w:rPr>
                <w:color w:val="000000"/>
              </w:rPr>
              <w:t>Striped skunk</w:t>
            </w:r>
          </w:p>
        </w:tc>
        <w:tc>
          <w:tcPr>
            <w:tcW w:w="2274" w:type="dxa"/>
            <w:tcBorders>
              <w:top w:val="nil"/>
              <w:left w:val="nil"/>
              <w:bottom w:val="nil"/>
              <w:right w:val="nil"/>
            </w:tcBorders>
            <w:shd w:val="clear" w:color="auto" w:fill="auto"/>
            <w:noWrap/>
            <w:vAlign w:val="bottom"/>
            <w:hideMark/>
          </w:tcPr>
          <w:p w14:paraId="0255B2F3" w14:textId="77777777" w:rsidR="001E43FB" w:rsidRPr="002106B3" w:rsidRDefault="001E43FB" w:rsidP="001E43FB">
            <w:pPr>
              <w:jc w:val="center"/>
              <w:rPr>
                <w:color w:val="000000"/>
              </w:rPr>
            </w:pPr>
            <w:r w:rsidRPr="002106B3">
              <w:rPr>
                <w:color w:val="000000"/>
              </w:rPr>
              <w:t>990</w:t>
            </w:r>
          </w:p>
        </w:tc>
        <w:tc>
          <w:tcPr>
            <w:tcW w:w="2274" w:type="dxa"/>
            <w:tcBorders>
              <w:top w:val="nil"/>
              <w:left w:val="nil"/>
              <w:bottom w:val="nil"/>
              <w:right w:val="nil"/>
            </w:tcBorders>
            <w:shd w:val="clear" w:color="auto" w:fill="auto"/>
            <w:noWrap/>
            <w:vAlign w:val="bottom"/>
            <w:hideMark/>
          </w:tcPr>
          <w:p w14:paraId="2CBECC8D" w14:textId="77777777" w:rsidR="001E43FB" w:rsidRPr="002106B3" w:rsidRDefault="001E43FB" w:rsidP="001E43FB">
            <w:pPr>
              <w:jc w:val="center"/>
              <w:rPr>
                <w:color w:val="000000"/>
              </w:rPr>
            </w:pPr>
            <w:r w:rsidRPr="002106B3">
              <w:rPr>
                <w:color w:val="000000"/>
              </w:rPr>
              <w:t>10</w:t>
            </w:r>
          </w:p>
        </w:tc>
        <w:tc>
          <w:tcPr>
            <w:tcW w:w="2274" w:type="dxa"/>
            <w:tcBorders>
              <w:top w:val="nil"/>
              <w:left w:val="nil"/>
              <w:bottom w:val="nil"/>
              <w:right w:val="nil"/>
            </w:tcBorders>
            <w:shd w:val="clear" w:color="auto" w:fill="auto"/>
            <w:noWrap/>
            <w:vAlign w:val="bottom"/>
            <w:hideMark/>
          </w:tcPr>
          <w:p w14:paraId="2EBA0083" w14:textId="77777777" w:rsidR="001E43FB" w:rsidRPr="002106B3" w:rsidRDefault="001E43FB" w:rsidP="001E43FB">
            <w:pPr>
              <w:jc w:val="center"/>
              <w:rPr>
                <w:color w:val="000000"/>
              </w:rPr>
            </w:pPr>
            <w:r w:rsidRPr="002106B3">
              <w:rPr>
                <w:color w:val="000000"/>
              </w:rPr>
              <w:t>0.24</w:t>
            </w:r>
          </w:p>
        </w:tc>
      </w:tr>
      <w:tr w:rsidR="001E43FB" w:rsidRPr="002106B3" w14:paraId="45489698" w14:textId="77777777" w:rsidTr="001E43FB">
        <w:trPr>
          <w:trHeight w:val="590"/>
        </w:trPr>
        <w:tc>
          <w:tcPr>
            <w:tcW w:w="2250" w:type="dxa"/>
            <w:tcBorders>
              <w:top w:val="nil"/>
              <w:left w:val="nil"/>
              <w:bottom w:val="nil"/>
              <w:right w:val="nil"/>
            </w:tcBorders>
            <w:shd w:val="clear" w:color="auto" w:fill="auto"/>
            <w:noWrap/>
            <w:vAlign w:val="bottom"/>
            <w:hideMark/>
          </w:tcPr>
          <w:p w14:paraId="488F6FA5" w14:textId="77777777" w:rsidR="001E43FB" w:rsidRPr="002106B3" w:rsidRDefault="001E43FB" w:rsidP="001E43FB">
            <w:pPr>
              <w:rPr>
                <w:color w:val="000000"/>
              </w:rPr>
            </w:pPr>
            <w:r w:rsidRPr="002106B3">
              <w:rPr>
                <w:color w:val="000000"/>
              </w:rPr>
              <w:t>Virginia opossum</w:t>
            </w:r>
          </w:p>
        </w:tc>
        <w:tc>
          <w:tcPr>
            <w:tcW w:w="2274" w:type="dxa"/>
            <w:tcBorders>
              <w:top w:val="nil"/>
              <w:left w:val="nil"/>
              <w:bottom w:val="nil"/>
              <w:right w:val="nil"/>
            </w:tcBorders>
            <w:shd w:val="clear" w:color="auto" w:fill="auto"/>
            <w:noWrap/>
            <w:vAlign w:val="bottom"/>
            <w:hideMark/>
          </w:tcPr>
          <w:p w14:paraId="41BADE50" w14:textId="77777777" w:rsidR="001E43FB" w:rsidRPr="002106B3" w:rsidRDefault="001E43FB" w:rsidP="001E43FB">
            <w:pPr>
              <w:jc w:val="center"/>
              <w:rPr>
                <w:color w:val="000000"/>
              </w:rPr>
            </w:pPr>
            <w:r w:rsidRPr="002106B3">
              <w:rPr>
                <w:color w:val="000000"/>
              </w:rPr>
              <w:t>8357</w:t>
            </w:r>
          </w:p>
        </w:tc>
        <w:tc>
          <w:tcPr>
            <w:tcW w:w="2274" w:type="dxa"/>
            <w:tcBorders>
              <w:top w:val="nil"/>
              <w:left w:val="nil"/>
              <w:bottom w:val="nil"/>
              <w:right w:val="nil"/>
            </w:tcBorders>
            <w:shd w:val="clear" w:color="auto" w:fill="auto"/>
            <w:noWrap/>
            <w:vAlign w:val="bottom"/>
            <w:hideMark/>
          </w:tcPr>
          <w:p w14:paraId="38EF86F1" w14:textId="77777777" w:rsidR="001E43FB" w:rsidRPr="002106B3" w:rsidRDefault="001E43FB" w:rsidP="001E43FB">
            <w:pPr>
              <w:jc w:val="center"/>
              <w:rPr>
                <w:color w:val="000000"/>
              </w:rPr>
            </w:pPr>
            <w:r w:rsidRPr="002106B3">
              <w:rPr>
                <w:color w:val="000000"/>
              </w:rPr>
              <w:t>8</w:t>
            </w:r>
          </w:p>
        </w:tc>
        <w:tc>
          <w:tcPr>
            <w:tcW w:w="2274" w:type="dxa"/>
            <w:tcBorders>
              <w:top w:val="nil"/>
              <w:left w:val="nil"/>
              <w:bottom w:val="nil"/>
              <w:right w:val="nil"/>
            </w:tcBorders>
            <w:shd w:val="clear" w:color="auto" w:fill="auto"/>
            <w:noWrap/>
            <w:vAlign w:val="bottom"/>
            <w:hideMark/>
          </w:tcPr>
          <w:p w14:paraId="5818AA42" w14:textId="77777777" w:rsidR="001E43FB" w:rsidRPr="002106B3" w:rsidRDefault="001E43FB" w:rsidP="001E43FB">
            <w:pPr>
              <w:jc w:val="center"/>
              <w:rPr>
                <w:color w:val="000000"/>
              </w:rPr>
            </w:pPr>
            <w:r w:rsidRPr="002106B3">
              <w:rPr>
                <w:color w:val="000000"/>
              </w:rPr>
              <w:t>0.7</w:t>
            </w:r>
          </w:p>
        </w:tc>
      </w:tr>
      <w:tr w:rsidR="001E43FB" w:rsidRPr="002106B3" w14:paraId="29D5390D" w14:textId="77777777" w:rsidTr="001E43FB">
        <w:trPr>
          <w:trHeight w:val="590"/>
        </w:trPr>
        <w:tc>
          <w:tcPr>
            <w:tcW w:w="2250" w:type="dxa"/>
            <w:tcBorders>
              <w:top w:val="nil"/>
              <w:left w:val="nil"/>
              <w:bottom w:val="nil"/>
              <w:right w:val="nil"/>
            </w:tcBorders>
            <w:shd w:val="clear" w:color="auto" w:fill="auto"/>
            <w:noWrap/>
            <w:vAlign w:val="bottom"/>
            <w:hideMark/>
          </w:tcPr>
          <w:p w14:paraId="0CC61F49" w14:textId="77777777" w:rsidR="001E43FB" w:rsidRPr="002106B3" w:rsidRDefault="001E43FB" w:rsidP="001E43FB">
            <w:pPr>
              <w:rPr>
                <w:color w:val="000000"/>
              </w:rPr>
            </w:pPr>
            <w:r w:rsidRPr="002106B3">
              <w:rPr>
                <w:color w:val="000000"/>
              </w:rPr>
              <w:t>White-tailed deer</w:t>
            </w:r>
          </w:p>
        </w:tc>
        <w:tc>
          <w:tcPr>
            <w:tcW w:w="2274" w:type="dxa"/>
            <w:tcBorders>
              <w:top w:val="nil"/>
              <w:left w:val="nil"/>
              <w:bottom w:val="nil"/>
              <w:right w:val="nil"/>
            </w:tcBorders>
            <w:shd w:val="clear" w:color="auto" w:fill="auto"/>
            <w:noWrap/>
            <w:vAlign w:val="bottom"/>
            <w:hideMark/>
          </w:tcPr>
          <w:p w14:paraId="27AAF3BC" w14:textId="77777777" w:rsidR="001E43FB" w:rsidRPr="002106B3" w:rsidRDefault="001E43FB" w:rsidP="001E43FB">
            <w:pPr>
              <w:jc w:val="center"/>
              <w:rPr>
                <w:color w:val="000000"/>
              </w:rPr>
            </w:pPr>
            <w:r w:rsidRPr="002106B3">
              <w:rPr>
                <w:color w:val="000000"/>
              </w:rPr>
              <w:t>14875</w:t>
            </w:r>
          </w:p>
        </w:tc>
        <w:tc>
          <w:tcPr>
            <w:tcW w:w="2274" w:type="dxa"/>
            <w:tcBorders>
              <w:top w:val="nil"/>
              <w:left w:val="nil"/>
              <w:bottom w:val="nil"/>
              <w:right w:val="nil"/>
            </w:tcBorders>
            <w:shd w:val="clear" w:color="auto" w:fill="auto"/>
            <w:noWrap/>
            <w:vAlign w:val="bottom"/>
            <w:hideMark/>
          </w:tcPr>
          <w:p w14:paraId="64554052" w14:textId="77777777" w:rsidR="001E43FB" w:rsidRPr="002106B3" w:rsidRDefault="001E43FB" w:rsidP="001E43FB">
            <w:pPr>
              <w:jc w:val="center"/>
              <w:rPr>
                <w:color w:val="000000"/>
              </w:rPr>
            </w:pPr>
            <w:r w:rsidRPr="002106B3">
              <w:rPr>
                <w:color w:val="000000"/>
              </w:rPr>
              <w:t>10</w:t>
            </w:r>
          </w:p>
        </w:tc>
        <w:tc>
          <w:tcPr>
            <w:tcW w:w="2274" w:type="dxa"/>
            <w:tcBorders>
              <w:top w:val="nil"/>
              <w:left w:val="nil"/>
              <w:bottom w:val="nil"/>
              <w:right w:val="nil"/>
            </w:tcBorders>
            <w:shd w:val="clear" w:color="auto" w:fill="auto"/>
            <w:noWrap/>
            <w:vAlign w:val="bottom"/>
            <w:hideMark/>
          </w:tcPr>
          <w:p w14:paraId="35917F81" w14:textId="77777777" w:rsidR="001E43FB" w:rsidRPr="002106B3" w:rsidRDefault="001E43FB" w:rsidP="001E43FB">
            <w:pPr>
              <w:jc w:val="center"/>
              <w:rPr>
                <w:color w:val="000000"/>
              </w:rPr>
            </w:pPr>
            <w:r w:rsidRPr="002106B3">
              <w:rPr>
                <w:color w:val="000000"/>
              </w:rPr>
              <w:t>0.56</w:t>
            </w:r>
          </w:p>
        </w:tc>
      </w:tr>
    </w:tbl>
    <w:p w14:paraId="148AEF10" w14:textId="77777777" w:rsidR="00BF3CB4" w:rsidRPr="002106B3" w:rsidRDefault="00BF3CB4">
      <w:pPr>
        <w:rPr>
          <w:ins w:id="7" w:author="Mason Fidino" w:date="2020-03-04T16:26:00Z"/>
        </w:rPr>
      </w:pPr>
    </w:p>
    <w:p w14:paraId="05510A8F" w14:textId="77777777" w:rsidR="00A71009" w:rsidRPr="002106B3" w:rsidRDefault="00A71009">
      <w:pPr>
        <w:rPr>
          <w:b/>
        </w:rPr>
      </w:pPr>
    </w:p>
    <w:p w14:paraId="110EB917" w14:textId="77777777" w:rsidR="00A71009" w:rsidRPr="002106B3" w:rsidRDefault="006736E7">
      <w:pPr>
        <w:rPr>
          <w:b/>
        </w:rPr>
      </w:pPr>
      <w:commentRangeStart w:id="8"/>
      <w:r w:rsidRPr="002106B3">
        <w:rPr>
          <w:b/>
        </w:rPr>
        <w:t>Risk Ratios</w:t>
      </w:r>
      <w:commentRangeEnd w:id="8"/>
      <w:r w:rsidRPr="002106B3">
        <w:rPr>
          <w:rStyle w:val="CommentReference"/>
          <w:sz w:val="24"/>
          <w:szCs w:val="24"/>
        </w:rPr>
        <w:commentReference w:id="8"/>
      </w:r>
    </w:p>
    <w:p w14:paraId="7CDF501D" w14:textId="37A24F85" w:rsidR="00A71009" w:rsidRPr="002106B3" w:rsidRDefault="006736E7">
      <w:r w:rsidRPr="002106B3">
        <w:t xml:space="preserve">Our risk ratios </w:t>
      </w:r>
      <w:r w:rsidR="00EF6B6A" w:rsidRPr="002106B3">
        <w:t>analysis</w:t>
      </w:r>
      <w:r w:rsidRPr="002106B3">
        <w:t xml:space="preserve"> </w:t>
      </w:r>
      <w:r w:rsidR="00EF6B6A" w:rsidRPr="002106B3">
        <w:t>demonstrated</w:t>
      </w:r>
      <w:r w:rsidRPr="002106B3">
        <w:t xml:space="preserve"> mixed results depending on the species, but species-specific trends did emerge</w:t>
      </w:r>
      <w:r w:rsidR="00C17DFC" w:rsidRPr="002106B3">
        <w:t xml:space="preserve"> (Fig. X)</w:t>
      </w:r>
      <w:r w:rsidRPr="002106B3">
        <w:t>. Bobcats showed a relative shift away from nocturnal activity as urbanization increased in smaller cities, but in the only large city where they were detected (Long Beach, CA) we saw a shift towards nocturnal activity as sites became more urban</w:t>
      </w:r>
      <w:r w:rsidR="00C17DFC" w:rsidRPr="002106B3">
        <w:t xml:space="preserve"> (Fig. X)</w:t>
      </w:r>
      <w:r w:rsidRPr="002106B3">
        <w:t xml:space="preserve">. Eastern cottontail showed a strong shift towards nocturnality at more urban sites in Austin, TX, but </w:t>
      </w:r>
      <w:r w:rsidR="00EF6B6A" w:rsidRPr="002106B3">
        <w:t>generally shifted</w:t>
      </w:r>
      <w:r w:rsidRPr="002106B3">
        <w:t xml:space="preserve"> towards diurnal activity across most cities as urbanization increased</w:t>
      </w:r>
      <w:r w:rsidR="00C17DFC" w:rsidRPr="002106B3">
        <w:t xml:space="preserve"> (Fig. X)</w:t>
      </w:r>
      <w:r w:rsidRPr="002106B3">
        <w:t>. Striped skunk had a relative shift towards nocturnality in response to urbanization in smaller cities, but shifted away from nocturnal activity as urbanization increased in larger cities</w:t>
      </w:r>
      <w:r w:rsidR="00C17DFC" w:rsidRPr="002106B3">
        <w:t xml:space="preserve"> (Fig. X)</w:t>
      </w:r>
      <w:r w:rsidRPr="002106B3">
        <w:t>.</w:t>
      </w:r>
      <w:r w:rsidR="000552FD" w:rsidRPr="002106B3">
        <w:t xml:space="preserve"> [DEER ARE ALL OVER THE PLACE AND AGAIN IN THE MULTINOMIAL RESULTS. PERHAPS SOMETHING HERE…CAN’T WRAP MY HEAD AROUND IT THOUGH]</w:t>
      </w:r>
    </w:p>
    <w:p w14:paraId="3BF74FB6" w14:textId="19B9C9AB" w:rsidR="00FE390D" w:rsidRPr="002106B3" w:rsidRDefault="00FE390D"/>
    <w:p w14:paraId="077A62B7" w14:textId="082776E2" w:rsidR="00FE390D" w:rsidRPr="002106B3" w:rsidRDefault="00C17DFC">
      <w:r w:rsidRPr="002106B3">
        <w:rPr>
          <w:noProof/>
        </w:rPr>
        <w:lastRenderedPageBreak/>
        <w:drawing>
          <wp:inline distT="0" distB="0" distL="0" distR="0" wp14:anchorId="6D086FBA" wp14:editId="7C17A9F8">
            <wp:extent cx="5943600" cy="5655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5-06_RiskRati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55310"/>
                    </a:xfrm>
                    <a:prstGeom prst="rect">
                      <a:avLst/>
                    </a:prstGeom>
                  </pic:spPr>
                </pic:pic>
              </a:graphicData>
            </a:graphic>
          </wp:inline>
        </w:drawing>
      </w:r>
    </w:p>
    <w:p w14:paraId="1E11618C" w14:textId="2A2C6771" w:rsidR="00A71009" w:rsidRPr="002106B3" w:rsidRDefault="00FE390D">
      <w:commentRangeStart w:id="9"/>
      <w:r w:rsidRPr="002106B3">
        <w:t>Figure X.</w:t>
      </w:r>
      <w:commentRangeEnd w:id="9"/>
      <w:r w:rsidR="00C17DFC" w:rsidRPr="002106B3">
        <w:rPr>
          <w:rStyle w:val="CommentReference"/>
          <w:rFonts w:eastAsia="Cambria"/>
          <w:sz w:val="24"/>
          <w:szCs w:val="24"/>
        </w:rPr>
        <w:commentReference w:id="9"/>
      </w:r>
      <w:r w:rsidRPr="002106B3">
        <w:t xml:space="preserve"> Risk ratios for each species and each city. </w:t>
      </w:r>
      <w:commentRangeStart w:id="10"/>
      <w:r w:rsidRPr="002106B3">
        <w:t>Cities are listed</w:t>
      </w:r>
      <w:r w:rsidR="00C17DFC" w:rsidRPr="002106B3">
        <w:t xml:space="preserve"> left to right</w:t>
      </w:r>
      <w:r w:rsidRPr="002106B3">
        <w:t xml:space="preserve"> from least urban to most urban based off the mean urbanization index </w:t>
      </w:r>
      <w:r w:rsidR="00C17DFC" w:rsidRPr="002106B3">
        <w:t xml:space="preserve">of </w:t>
      </w:r>
      <w:r w:rsidR="00EF6B6A" w:rsidRPr="002106B3">
        <w:t>sampled</w:t>
      </w:r>
      <w:r w:rsidR="00C17DFC" w:rsidRPr="002106B3">
        <w:t xml:space="preserve"> sites</w:t>
      </w:r>
      <w:r w:rsidRPr="002106B3">
        <w:t xml:space="preserve"> within </w:t>
      </w:r>
      <w:r w:rsidR="00C17DFC" w:rsidRPr="002106B3">
        <w:t>each</w:t>
      </w:r>
      <w:r w:rsidRPr="002106B3">
        <w:t xml:space="preserve"> </w:t>
      </w:r>
      <w:r w:rsidR="00EF6B6A" w:rsidRPr="002106B3">
        <w:t>city</w:t>
      </w:r>
      <w:r w:rsidRPr="002106B3">
        <w:t>.</w:t>
      </w:r>
      <w:commentRangeEnd w:id="10"/>
      <w:r w:rsidR="00EF6B6A" w:rsidRPr="002106B3">
        <w:rPr>
          <w:rStyle w:val="CommentReference"/>
          <w:rFonts w:eastAsia="Cambria"/>
          <w:sz w:val="24"/>
          <w:szCs w:val="24"/>
        </w:rPr>
        <w:commentReference w:id="10"/>
      </w:r>
    </w:p>
    <w:p w14:paraId="2DEE6A7F" w14:textId="77777777" w:rsidR="00FE390D" w:rsidRPr="002106B3" w:rsidRDefault="00FE390D"/>
    <w:p w14:paraId="1BD7F8D3" w14:textId="791C246D" w:rsidR="00A71009" w:rsidRPr="002106B3" w:rsidRDefault="006736E7">
      <w:pPr>
        <w:rPr>
          <w:b/>
        </w:rPr>
      </w:pPr>
      <w:r w:rsidRPr="002106B3">
        <w:rPr>
          <w:b/>
        </w:rPr>
        <w:t>Daily activity</w:t>
      </w:r>
    </w:p>
    <w:p w14:paraId="47AE51D3" w14:textId="0585D89C" w:rsidR="00C62503" w:rsidRPr="002106B3" w:rsidRDefault="00C62503">
      <w:pPr>
        <w:rPr>
          <w:b/>
        </w:rPr>
      </w:pPr>
    </w:p>
    <w:p w14:paraId="1E169D9D" w14:textId="77777777" w:rsidR="00C62503" w:rsidRPr="002106B3" w:rsidRDefault="00C62503" w:rsidP="00C62503">
      <w:pPr>
        <w:rPr>
          <w:ins w:id="11" w:author="Mason Fidino" w:date="2020-03-04T16:27:00Z"/>
        </w:rPr>
      </w:pPr>
      <w:commentRangeStart w:id="12"/>
      <w:ins w:id="13" w:author="Mason Fidino" w:date="2020-03-04T16:26:00Z">
        <w:r w:rsidRPr="002106B3">
          <w:t>I got this one comment from a reviewer and really started taking it to heart</w:t>
        </w:r>
      </w:ins>
      <w:ins w:id="14" w:author="Mason Fidino" w:date="2020-03-04T16:27:00Z">
        <w:r w:rsidRPr="002106B3">
          <w:t>. Think about how you could incorporate this thought into the results here:</w:t>
        </w:r>
      </w:ins>
    </w:p>
    <w:p w14:paraId="64A94442" w14:textId="77777777" w:rsidR="00C62503" w:rsidRPr="002106B3" w:rsidRDefault="00C62503" w:rsidP="00C62503">
      <w:pPr>
        <w:rPr>
          <w:ins w:id="15" w:author="Mason Fidino" w:date="2020-03-04T16:27:00Z"/>
        </w:rPr>
      </w:pPr>
    </w:p>
    <w:p w14:paraId="4CAC88F8" w14:textId="77777777" w:rsidR="00C62503" w:rsidRPr="002106B3" w:rsidRDefault="00C62503" w:rsidP="00C62503">
      <w:pPr>
        <w:pStyle w:val="PlainText"/>
        <w:rPr>
          <w:ins w:id="16" w:author="Mason Fidino" w:date="2020-03-04T16:27:00Z"/>
          <w:rFonts w:ascii="Times New Roman" w:hAnsi="Times New Roman" w:cs="Times New Roman"/>
          <w:sz w:val="24"/>
          <w:szCs w:val="24"/>
        </w:rPr>
      </w:pPr>
      <w:ins w:id="17" w:author="Mason Fidino" w:date="2020-03-04T16:27:00Z">
        <w:r w:rsidRPr="002106B3">
          <w:rPr>
            <w:rFonts w:ascii="Times New Roman" w:hAnsi="Times New Roman" w:cs="Times New Roman"/>
            <w:sz w:val="24"/>
            <w:szCs w:val="24"/>
          </w:rPr>
          <w:t xml:space="preserve">The authors fail to claim one of the strengths of Bayesian analysis – the ability to make inference using probability statements derived from the posterior probability distribution (Ellison 2004, </w:t>
        </w:r>
        <w:proofErr w:type="spellStart"/>
        <w:r w:rsidRPr="002106B3">
          <w:rPr>
            <w:rFonts w:ascii="Times New Roman" w:hAnsi="Times New Roman" w:cs="Times New Roman"/>
            <w:sz w:val="24"/>
            <w:szCs w:val="24"/>
          </w:rPr>
          <w:t>Kery</w:t>
        </w:r>
        <w:proofErr w:type="spellEnd"/>
        <w:r w:rsidRPr="002106B3">
          <w:rPr>
            <w:rFonts w:ascii="Times New Roman" w:hAnsi="Times New Roman" w:cs="Times New Roman"/>
            <w:sz w:val="24"/>
            <w:szCs w:val="24"/>
          </w:rPr>
          <w:t xml:space="preserve"> 2010 [section 1.1.5], Hobbs and Hooten 2015 [page 206], or your favorite Bayesian textbook).  The authors instead approach inference using a traditional approach akin to null hypothesis testing.  For example, on Line 263-266, the authors state that “There was some evidence that the presence of lure increased opossum daily detection probability by roughly 5%, </w:t>
        </w:r>
        <w:r w:rsidRPr="002106B3">
          <w:rPr>
            <w:rFonts w:ascii="Times New Roman" w:hAnsi="Times New Roman" w:cs="Times New Roman"/>
            <w:sz w:val="24"/>
            <w:szCs w:val="24"/>
          </w:rPr>
          <w:lastRenderedPageBreak/>
          <w:t xml:space="preserve">but the 95% credible interval for [the coefficient] overlapped zero…”.  In Figure 2 (right panel), you can see that almost all of the posterior probability (here trimmed to the central 95% credible interval) supports that the lure increased the detection probability.  I don’t suggest removing the text already in the results (posterior mean or median and 95% credible interval), but consider adding a probability statement.  Here’s an example of how that opossum result might be framed (adapted from Hobbs and Hooten 2015; page 206):  “Based on the posterior for [the coefficient], we can be 97% certain that the value of [the coefficient] does not include 0 and that the presence of a lure has a positive effect on the daily detection probability of opossum.” </w:t>
        </w:r>
      </w:ins>
    </w:p>
    <w:p w14:paraId="120F68A4" w14:textId="77777777" w:rsidR="00C62503" w:rsidRPr="002106B3" w:rsidRDefault="00C62503" w:rsidP="00C62503"/>
    <w:p w14:paraId="742E072F" w14:textId="77777777" w:rsidR="00C62503" w:rsidRPr="002106B3" w:rsidRDefault="00C62503" w:rsidP="00C62503">
      <w:pPr>
        <w:rPr>
          <w:bCs/>
          <w:rPrChange w:id="18" w:author="Mason Fidino" w:date="2020-03-04T16:27:00Z">
            <w:rPr>
              <w:b/>
            </w:rPr>
          </w:rPrChange>
        </w:rPr>
      </w:pPr>
      <w:ins w:id="19" w:author="Mason Fidino" w:date="2020-03-04T16:27:00Z">
        <w:r w:rsidRPr="002106B3">
          <w:rPr>
            <w:bCs/>
          </w:rPr>
          <w:t>This could be especially useful for yo</w:t>
        </w:r>
      </w:ins>
      <w:ins w:id="20" w:author="Mason Fidino" w:date="2020-03-04T16:28:00Z">
        <w:r w:rsidRPr="002106B3">
          <w:rPr>
            <w:bCs/>
          </w:rPr>
          <w:t>ur results (if you have a lot of stuff on the cusp of ‘significance’).</w:t>
        </w:r>
      </w:ins>
      <w:commentRangeEnd w:id="12"/>
      <w:r w:rsidR="00586926">
        <w:rPr>
          <w:rStyle w:val="CommentReference"/>
          <w:rFonts w:ascii="Cambria" w:eastAsia="Cambria" w:hAnsi="Cambria" w:cs="Cambria"/>
        </w:rPr>
        <w:commentReference w:id="12"/>
      </w:r>
    </w:p>
    <w:p w14:paraId="7AD37AB0" w14:textId="77777777" w:rsidR="00C62503" w:rsidRPr="002106B3" w:rsidRDefault="00C62503">
      <w:pPr>
        <w:rPr>
          <w:b/>
        </w:rPr>
      </w:pPr>
    </w:p>
    <w:p w14:paraId="47717CA3" w14:textId="1E472557" w:rsidR="00A71009" w:rsidRPr="002106B3" w:rsidRDefault="006736E7">
      <w:r w:rsidRPr="002106B3">
        <w:t>We found that most species, on average, were nocturnal with the exception of bobcat and white-tailed deer (Fig. 2</w:t>
      </w:r>
      <w:r w:rsidR="008E6621" w:rsidRPr="002106B3">
        <w:t>a</w:t>
      </w:r>
      <w:r w:rsidRPr="002106B3">
        <w:t>). We also found that coyotes had a higher probability of being diurnal at lower levels of human population, but switched to a higher probability of being nocturnal as human population levels increased. On the contrary we found that white-tailed deer had a higher probability of being active at night when human population was low but became more likely to be active during the day when human population increased. Both eastern cottontail and white-tailed deer increased their probability of diurnal activity as daily average temperature increased</w:t>
      </w:r>
      <w:r w:rsidR="0030398E" w:rsidRPr="002106B3">
        <w:t>,</w:t>
      </w:r>
      <w:r w:rsidRPr="002106B3">
        <w:t xml:space="preserve"> indicating a strong herbivore effect</w:t>
      </w:r>
      <w:r w:rsidR="00854915" w:rsidRPr="002106B3">
        <w:t xml:space="preserve"> </w:t>
      </w:r>
      <w:r w:rsidR="00854915" w:rsidRPr="002106B3">
        <w:rPr>
          <w:highlight w:val="yellow"/>
        </w:rPr>
        <w:t>(CITATION)</w:t>
      </w:r>
      <w:r w:rsidRPr="002106B3">
        <w:t>. Red fox switched from nocturnal activity at lower proportions of available habitat to diurnal activity when potential habitat was more available and white-tailed deer switched from diurnal to nocturnal activity as impervious cover increased. Both raccoon and striped skunk had a consistent probability of being active at night across all tested covariates.</w:t>
      </w:r>
    </w:p>
    <w:p w14:paraId="7FC7081F" w14:textId="118F945C" w:rsidR="003829C8" w:rsidRPr="002106B3" w:rsidRDefault="003829C8"/>
    <w:p w14:paraId="4C3B5414" w14:textId="25DD6459" w:rsidR="003829C8" w:rsidRPr="002106B3" w:rsidRDefault="00F128A9">
      <w:commentRangeStart w:id="21"/>
      <w:r w:rsidRPr="002106B3">
        <w:rPr>
          <w:noProof/>
        </w:rPr>
        <w:lastRenderedPageBreak/>
        <w:drawing>
          <wp:inline distT="0" distB="0" distL="0" distR="0" wp14:anchorId="395F74D0" wp14:editId="7074F6E4">
            <wp:extent cx="5943600" cy="513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5-06_multinomial_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commentRangeEnd w:id="21"/>
      <w:r w:rsidR="00854915" w:rsidRPr="002106B3">
        <w:rPr>
          <w:rStyle w:val="CommentReference"/>
          <w:rFonts w:eastAsia="Cambria"/>
          <w:sz w:val="24"/>
          <w:szCs w:val="24"/>
        </w:rPr>
        <w:commentReference w:id="21"/>
      </w:r>
    </w:p>
    <w:p w14:paraId="67C745B7" w14:textId="346BCB9B" w:rsidR="00A71009" w:rsidRDefault="008E6621">
      <w:r w:rsidRPr="002106B3">
        <w:t>Figure 2. Probability of activity during each category. a) average probability of activity for each time category. b) Probability of activity for each time period as a function of predictor variable</w:t>
      </w:r>
      <w:r w:rsidR="00854915" w:rsidRPr="002106B3">
        <w:t>s</w:t>
      </w:r>
      <w:r w:rsidRPr="002106B3">
        <w:t>. Colors in b) match the categories in a).</w:t>
      </w:r>
    </w:p>
    <w:p w14:paraId="266EB70D" w14:textId="00713AFA" w:rsidR="00874B0E" w:rsidRDefault="00874B0E"/>
    <w:p w14:paraId="12F046B7" w14:textId="26D58F4F" w:rsidR="00874B0E" w:rsidRDefault="00874B0E"/>
    <w:p w14:paraId="69E78AD9" w14:textId="615FA7FB" w:rsidR="00874B0E" w:rsidRDefault="00874B0E">
      <w:commentRangeStart w:id="22"/>
      <w:r>
        <w:t>Selection Plot:</w:t>
      </w:r>
      <w:commentRangeEnd w:id="22"/>
      <w:r>
        <w:rPr>
          <w:rStyle w:val="CommentReference"/>
          <w:rFonts w:ascii="Cambria" w:eastAsia="Cambria" w:hAnsi="Cambria" w:cs="Cambria"/>
        </w:rPr>
        <w:commentReference w:id="22"/>
      </w:r>
      <w:r>
        <w:t xml:space="preserve"> </w:t>
      </w:r>
    </w:p>
    <w:p w14:paraId="2DBC404C" w14:textId="29FB5D9B" w:rsidR="00874B0E" w:rsidRDefault="00874B0E"/>
    <w:p w14:paraId="2B42CD6A" w14:textId="723060AB" w:rsidR="00874B0E" w:rsidRPr="002106B3" w:rsidRDefault="00874B0E">
      <w:r>
        <w:rPr>
          <w:noProof/>
        </w:rPr>
        <w:lastRenderedPageBreak/>
        <w:drawing>
          <wp:inline distT="0" distB="0" distL="0" distR="0" wp14:anchorId="44F972C3" wp14:editId="2567D214">
            <wp:extent cx="5943600" cy="6992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14:paraId="2A148470" w14:textId="77777777" w:rsidR="008E6621" w:rsidRPr="002106B3" w:rsidRDefault="008E6621"/>
    <w:p w14:paraId="62CA68C7" w14:textId="77777777" w:rsidR="00A71009" w:rsidRPr="002106B3" w:rsidRDefault="006736E7">
      <w:pPr>
        <w:rPr>
          <w:b/>
        </w:rPr>
      </w:pPr>
      <w:commentRangeStart w:id="23"/>
      <w:commentRangeStart w:id="24"/>
      <w:r w:rsidRPr="002106B3">
        <w:rPr>
          <w:b/>
        </w:rPr>
        <w:t>Discussion</w:t>
      </w:r>
      <w:commentRangeEnd w:id="23"/>
      <w:r w:rsidR="000F639A" w:rsidRPr="002106B3">
        <w:rPr>
          <w:rStyle w:val="CommentReference"/>
          <w:sz w:val="24"/>
          <w:szCs w:val="24"/>
        </w:rPr>
        <w:commentReference w:id="23"/>
      </w:r>
      <w:commentRangeEnd w:id="24"/>
      <w:r w:rsidR="00C243B8" w:rsidRPr="002106B3">
        <w:rPr>
          <w:rStyle w:val="CommentReference"/>
          <w:sz w:val="24"/>
          <w:szCs w:val="24"/>
        </w:rPr>
        <w:commentReference w:id="24"/>
      </w:r>
    </w:p>
    <w:p w14:paraId="0A227855" w14:textId="77777777" w:rsidR="00A71009" w:rsidRPr="002106B3" w:rsidRDefault="006736E7">
      <w:commentRangeStart w:id="25"/>
      <w:commentRangeStart w:id="26"/>
      <w:r w:rsidRPr="002106B3">
        <w:t>Ecologists</w:t>
      </w:r>
      <w:commentRangeEnd w:id="25"/>
      <w:r w:rsidR="00C243B8" w:rsidRPr="002106B3">
        <w:rPr>
          <w:rStyle w:val="CommentReference"/>
          <w:sz w:val="24"/>
          <w:szCs w:val="24"/>
        </w:rPr>
        <w:commentReference w:id="25"/>
      </w:r>
      <w:r w:rsidRPr="002106B3">
        <w:t xml:space="preserve"> have long known that ecological processes act across space and time. Yet, only recently have we </w:t>
      </w:r>
      <w:proofErr w:type="gramStart"/>
      <w:r w:rsidRPr="002106B3">
        <w:t>began</w:t>
      </w:r>
      <w:proofErr w:type="gramEnd"/>
      <w:r w:rsidRPr="002106B3">
        <w:t xml:space="preserve"> to think about how animals use time as an ecological resource. Gaynor et. </w:t>
      </w:r>
      <w:proofErr w:type="spellStart"/>
      <w:r w:rsidRPr="002106B3">
        <w:t>al’s</w:t>
      </w:r>
      <w:proofErr w:type="spellEnd"/>
      <w:r w:rsidRPr="002106B3">
        <w:t xml:space="preserve"> (2018) global meta-analysis found that animals become more nocturnal in human dominated systems, and we found similar results looking specifically at urban ecosystems. We found that most species had a tendency to become more nocturnal as sites became more urban </w:t>
      </w:r>
      <w:r w:rsidRPr="002106B3">
        <w:lastRenderedPageBreak/>
        <w:t>(Fig. X). Digging deeper into the mechanism for this change we found that human characteristics of urban ecosystems (human population density and impervious cover) had the greatest effect on the diel behavior of larger urban species (</w:t>
      </w:r>
      <w:proofErr w:type="spellStart"/>
      <w:r w:rsidRPr="002106B3">
        <w:t>ie</w:t>
      </w:r>
      <w:proofErr w:type="spellEnd"/>
      <w:r w:rsidRPr="002106B3">
        <w:t xml:space="preserve">. deer and coyote). In other cases (i.e. red fox) we found that available habitat played a bigger role in diel their behavior. </w:t>
      </w:r>
      <w:commentRangeEnd w:id="26"/>
      <w:r w:rsidR="00C243B8" w:rsidRPr="002106B3">
        <w:rPr>
          <w:rStyle w:val="CommentReference"/>
          <w:sz w:val="24"/>
          <w:szCs w:val="24"/>
        </w:rPr>
        <w:commentReference w:id="26"/>
      </w:r>
      <w:commentRangeStart w:id="27"/>
      <w:r w:rsidRPr="002106B3">
        <w:t>These results provide evidence of behavioral plasticity that allow urban species to adapt and persist in highly dynamic and human dominated urban ecosystems.</w:t>
      </w:r>
      <w:commentRangeEnd w:id="27"/>
      <w:r w:rsidR="00C243B8" w:rsidRPr="002106B3">
        <w:rPr>
          <w:rStyle w:val="CommentReference"/>
          <w:sz w:val="24"/>
          <w:szCs w:val="24"/>
        </w:rPr>
        <w:commentReference w:id="27"/>
      </w:r>
    </w:p>
    <w:p w14:paraId="676F06C7" w14:textId="77777777" w:rsidR="00A71009" w:rsidRPr="002106B3" w:rsidRDefault="00A71009"/>
    <w:p w14:paraId="2963FF73" w14:textId="77777777" w:rsidR="00A71009" w:rsidRPr="002106B3" w:rsidRDefault="006736E7">
      <w:pPr>
        <w:numPr>
          <w:ilvl w:val="0"/>
          <w:numId w:val="2"/>
        </w:numPr>
      </w:pPr>
      <w:r w:rsidRPr="002106B3">
        <w:t>Foxes</w:t>
      </w:r>
    </w:p>
    <w:p w14:paraId="7C4B9B9E" w14:textId="77777777" w:rsidR="00A71009" w:rsidRPr="002106B3" w:rsidRDefault="006736E7">
      <w:pPr>
        <w:numPr>
          <w:ilvl w:val="0"/>
          <w:numId w:val="1"/>
        </w:numPr>
      </w:pPr>
      <w:r w:rsidRPr="002106B3">
        <w:t>While cities are often characterized by the built environment, Urban green spaces provide habitat (</w:t>
      </w:r>
      <w:proofErr w:type="spellStart"/>
      <w:r w:rsidRPr="002106B3">
        <w:t>aronson</w:t>
      </w:r>
      <w:proofErr w:type="spellEnd"/>
      <w:r w:rsidRPr="002106B3">
        <w:t xml:space="preserve"> and </w:t>
      </w:r>
      <w:proofErr w:type="spellStart"/>
      <w:r w:rsidRPr="002106B3">
        <w:t>gallo</w:t>
      </w:r>
      <w:proofErr w:type="spellEnd"/>
      <w:r w:rsidRPr="002106B3">
        <w:t xml:space="preserve"> citation).</w:t>
      </w:r>
    </w:p>
    <w:p w14:paraId="7B9DE91E" w14:textId="77777777" w:rsidR="00A71009" w:rsidRPr="002106B3" w:rsidRDefault="006736E7">
      <w:pPr>
        <w:numPr>
          <w:ilvl w:val="0"/>
          <w:numId w:val="1"/>
        </w:numPr>
      </w:pPr>
      <w:r w:rsidRPr="002106B3">
        <w:t>habitat is important for behavioral processes (Cite) Why?</w:t>
      </w:r>
    </w:p>
    <w:p w14:paraId="74051350" w14:textId="77777777" w:rsidR="00A71009" w:rsidRPr="002106B3" w:rsidRDefault="006736E7">
      <w:pPr>
        <w:numPr>
          <w:ilvl w:val="0"/>
          <w:numId w:val="1"/>
        </w:numPr>
      </w:pPr>
      <w:r w:rsidRPr="002106B3">
        <w:t>We found that red fox became more diurnal when camera locations were surrounded by more green spaces (presumably available habitat)</w:t>
      </w:r>
    </w:p>
    <w:p w14:paraId="01C2E82A" w14:textId="77777777" w:rsidR="00A71009" w:rsidRPr="002106B3" w:rsidRDefault="006736E7">
      <w:pPr>
        <w:numPr>
          <w:ilvl w:val="0"/>
          <w:numId w:val="1"/>
        </w:numPr>
      </w:pPr>
      <w:r w:rsidRPr="002106B3">
        <w:t>Give an explanation</w:t>
      </w:r>
    </w:p>
    <w:p w14:paraId="2D514FBA" w14:textId="77777777" w:rsidR="00A71009" w:rsidRPr="002106B3" w:rsidRDefault="006736E7">
      <w:pPr>
        <w:numPr>
          <w:ilvl w:val="0"/>
          <w:numId w:val="2"/>
        </w:numPr>
      </w:pPr>
      <w:r w:rsidRPr="002106B3">
        <w:t>Studies have shown coyotes respond to humans</w:t>
      </w:r>
    </w:p>
    <w:p w14:paraId="236C5C74" w14:textId="77777777" w:rsidR="00A71009" w:rsidRPr="002106B3" w:rsidRDefault="006736E7">
      <w:pPr>
        <w:numPr>
          <w:ilvl w:val="1"/>
          <w:numId w:val="2"/>
        </w:numPr>
      </w:pPr>
      <w:r w:rsidRPr="002106B3">
        <w:t>we found that coyotes became more nocturnal as human population increased. This is similar to other findings</w:t>
      </w:r>
    </w:p>
    <w:p w14:paraId="0F239C5E" w14:textId="77777777" w:rsidR="00A71009" w:rsidRPr="002106B3" w:rsidRDefault="006736E7">
      <w:pPr>
        <w:numPr>
          <w:ilvl w:val="1"/>
          <w:numId w:val="2"/>
        </w:numPr>
      </w:pPr>
      <w:r w:rsidRPr="002106B3">
        <w:t xml:space="preserve">In </w:t>
      </w:r>
      <w:proofErr w:type="gramStart"/>
      <w:r w:rsidRPr="002106B3">
        <w:t>fact</w:t>
      </w:r>
      <w:proofErr w:type="gramEnd"/>
      <w:r w:rsidRPr="002106B3">
        <w:t xml:space="preserve"> human population was the only covariate we tested that showed </w:t>
      </w:r>
    </w:p>
    <w:p w14:paraId="64328DE6" w14:textId="77777777" w:rsidR="00A71009" w:rsidRPr="002106B3" w:rsidRDefault="006736E7">
      <w:pPr>
        <w:numPr>
          <w:ilvl w:val="1"/>
          <w:numId w:val="2"/>
        </w:numPr>
      </w:pPr>
      <w:r w:rsidRPr="002106B3">
        <w:t>Our findings add to the growing list of studies that show humans likely have the greatest influence on the distribution and behavior of urban coyotes.</w:t>
      </w:r>
    </w:p>
    <w:p w14:paraId="027AA2E6" w14:textId="77777777" w:rsidR="00A71009" w:rsidRPr="002106B3" w:rsidRDefault="006736E7">
      <w:pPr>
        <w:numPr>
          <w:ilvl w:val="0"/>
          <w:numId w:val="2"/>
        </w:numPr>
      </w:pPr>
      <w:r w:rsidRPr="002106B3">
        <w:t>Interestingly we found that deer had the opposite behavior to population density</w:t>
      </w:r>
    </w:p>
    <w:p w14:paraId="35C80C13" w14:textId="77777777" w:rsidR="00A71009" w:rsidRPr="002106B3" w:rsidRDefault="006736E7">
      <w:pPr>
        <w:numPr>
          <w:ilvl w:val="1"/>
          <w:numId w:val="2"/>
        </w:numPr>
      </w:pPr>
      <w:r w:rsidRPr="002106B3">
        <w:t>Define human shield effect</w:t>
      </w:r>
    </w:p>
    <w:p w14:paraId="5684096C" w14:textId="77777777" w:rsidR="00A71009" w:rsidRPr="002106B3" w:rsidRDefault="006736E7">
      <w:pPr>
        <w:numPr>
          <w:ilvl w:val="1"/>
          <w:numId w:val="2"/>
        </w:numPr>
      </w:pPr>
      <w:r w:rsidRPr="002106B3">
        <w:t>Our results may show evidence of this taking place in urban areas</w:t>
      </w:r>
    </w:p>
    <w:p w14:paraId="226A60E2" w14:textId="77777777" w:rsidR="00A71009" w:rsidRPr="002106B3" w:rsidRDefault="006736E7">
      <w:pPr>
        <w:numPr>
          <w:ilvl w:val="1"/>
          <w:numId w:val="2"/>
        </w:numPr>
      </w:pPr>
      <w:proofErr w:type="gramStart"/>
      <w:r w:rsidRPr="002106B3">
        <w:t>However</w:t>
      </w:r>
      <w:proofErr w:type="gramEnd"/>
      <w:r w:rsidRPr="002106B3">
        <w:t xml:space="preserve"> we saw a the opposite behavior in areas of high impervious cover which is often correlated with human population</w:t>
      </w:r>
    </w:p>
    <w:p w14:paraId="6613801D" w14:textId="77777777" w:rsidR="00A71009" w:rsidRPr="002106B3" w:rsidRDefault="006736E7">
      <w:pPr>
        <w:numPr>
          <w:ilvl w:val="1"/>
          <w:numId w:val="2"/>
        </w:numPr>
      </w:pPr>
      <w:r w:rsidRPr="002106B3">
        <w:t xml:space="preserve">perhaps there is a threshold where an area can be too developed </w:t>
      </w:r>
    </w:p>
    <w:p w14:paraId="1526B35A" w14:textId="77777777" w:rsidR="00A71009" w:rsidRPr="002106B3" w:rsidRDefault="006736E7">
      <w:pPr>
        <w:numPr>
          <w:ilvl w:val="0"/>
          <w:numId w:val="2"/>
        </w:numPr>
      </w:pPr>
      <w:r w:rsidRPr="002106B3">
        <w:t xml:space="preserve">One limitation to our study is that we studied the physical characteristics of cities. Yet, cities are dynamic and non-tangible characteristics of a city like sound, lights, odors could influence animal behaviors. </w:t>
      </w:r>
      <w:commentRangeStart w:id="28"/>
      <w:r w:rsidRPr="002106B3">
        <w:t>Additionally, other ecological processes like predator or prey distributions and behaviors or food resources may influence behaviors</w:t>
      </w:r>
      <w:commentRangeEnd w:id="28"/>
      <w:r w:rsidR="00C243B8" w:rsidRPr="002106B3">
        <w:rPr>
          <w:rStyle w:val="CommentReference"/>
          <w:sz w:val="24"/>
          <w:szCs w:val="24"/>
        </w:rPr>
        <w:commentReference w:id="28"/>
      </w:r>
      <w:r w:rsidRPr="002106B3">
        <w:t xml:space="preserve">. Cities are dynamic and many things take place in them. </w:t>
      </w:r>
      <w:proofErr w:type="gramStart"/>
      <w:r w:rsidRPr="002106B3">
        <w:t>Therefore</w:t>
      </w:r>
      <w:proofErr w:type="gramEnd"/>
      <w:r w:rsidRPr="002106B3">
        <w:t xml:space="preserve"> we should consider the interactions between many factors that may influence the behavior of urban wildlife species.</w:t>
      </w:r>
    </w:p>
    <w:p w14:paraId="08BB3CDF" w14:textId="77777777" w:rsidR="00A71009" w:rsidRPr="002106B3" w:rsidRDefault="006736E7">
      <w:pPr>
        <w:numPr>
          <w:ilvl w:val="0"/>
          <w:numId w:val="2"/>
        </w:numPr>
      </w:pPr>
      <w:r w:rsidRPr="002106B3">
        <w:t>We also found evidence that expected wildlife behaviors still existed with cities. For example, both white-tailed deer and eastern cottontail showed a strong ‘herbivore effect’ (CITATION) in regards to daily average temperature. Both species became more diurnal as temperatures increased, presumably foraging more during the day as resources were higher.</w:t>
      </w:r>
    </w:p>
    <w:p w14:paraId="121ADAD5" w14:textId="77777777" w:rsidR="00A71009" w:rsidRPr="002106B3" w:rsidRDefault="006736E7">
      <w:pPr>
        <w:numPr>
          <w:ilvl w:val="0"/>
          <w:numId w:val="2"/>
        </w:numPr>
      </w:pPr>
      <w:r w:rsidRPr="002106B3">
        <w:t>Future research and additional limitations</w:t>
      </w:r>
    </w:p>
    <w:p w14:paraId="2B49CA1D" w14:textId="77777777" w:rsidR="00A71009" w:rsidRPr="002106B3" w:rsidRDefault="006736E7">
      <w:pPr>
        <w:numPr>
          <w:ilvl w:val="0"/>
          <w:numId w:val="2"/>
        </w:numPr>
      </w:pPr>
      <w:r w:rsidRPr="002106B3">
        <w:t>Conclusion</w:t>
      </w:r>
    </w:p>
    <w:p w14:paraId="48DB7EDF" w14:textId="77777777" w:rsidR="00A71009" w:rsidRPr="002106B3" w:rsidRDefault="00A71009">
      <w:pPr>
        <w:ind w:left="720"/>
      </w:pPr>
    </w:p>
    <w:p w14:paraId="279EFDAA" w14:textId="77777777" w:rsidR="00A71009" w:rsidRPr="002106B3" w:rsidRDefault="00A71009"/>
    <w:p w14:paraId="197635A2" w14:textId="77777777" w:rsidR="00A71009" w:rsidRPr="002106B3" w:rsidRDefault="006736E7">
      <w:pPr>
        <w:rPr>
          <w:b/>
        </w:rPr>
      </w:pPr>
      <w:r w:rsidRPr="002106B3">
        <w:rPr>
          <w:b/>
        </w:rPr>
        <w:t>References</w:t>
      </w:r>
    </w:p>
    <w:p w14:paraId="66F43747" w14:textId="77777777" w:rsidR="00A71009" w:rsidRPr="002106B3" w:rsidRDefault="00A71009"/>
    <w:p w14:paraId="41F99E2C"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lastRenderedPageBreak/>
        <w:t>Denwood</w:t>
      </w:r>
      <w:proofErr w:type="spellEnd"/>
      <w:r w:rsidRPr="002106B3">
        <w:rPr>
          <w:color w:val="000000"/>
        </w:rPr>
        <w:t xml:space="preserve">, M. J. 2016. </w:t>
      </w:r>
      <w:proofErr w:type="spellStart"/>
      <w:r w:rsidRPr="002106B3">
        <w:rPr>
          <w:color w:val="000000"/>
        </w:rPr>
        <w:t>runjags</w:t>
      </w:r>
      <w:proofErr w:type="spellEnd"/>
      <w:r w:rsidRPr="002106B3">
        <w:rPr>
          <w:color w:val="000000"/>
        </w:rPr>
        <w:t>: An R Package Providing Interface Utilities, Model Templates, Parallel Computing Methods and Additional Distributions for MCMC Models in JAGS. Journal of Statistical Software 71:25.</w:t>
      </w:r>
    </w:p>
    <w:p w14:paraId="2035CFBC"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Etter</w:t>
      </w:r>
      <w:proofErr w:type="spellEnd"/>
      <w:r w:rsidRPr="002106B3">
        <w:rPr>
          <w:color w:val="000000"/>
        </w:rPr>
        <w:t xml:space="preserve">, D. R., K. M. Hollis, T. R. Van </w:t>
      </w:r>
      <w:proofErr w:type="spellStart"/>
      <w:r w:rsidRPr="002106B3">
        <w:rPr>
          <w:color w:val="000000"/>
        </w:rPr>
        <w:t>Deelen</w:t>
      </w:r>
      <w:proofErr w:type="spellEnd"/>
      <w:r w:rsidRPr="002106B3">
        <w:rPr>
          <w:color w:val="000000"/>
        </w:rPr>
        <w:t xml:space="preserve">, D. R. Ludwig, J. E. </w:t>
      </w:r>
      <w:proofErr w:type="spellStart"/>
      <w:r w:rsidRPr="002106B3">
        <w:rPr>
          <w:color w:val="000000"/>
        </w:rPr>
        <w:t>Chelsvig</w:t>
      </w:r>
      <w:proofErr w:type="spellEnd"/>
      <w:r w:rsidRPr="002106B3">
        <w:rPr>
          <w:color w:val="000000"/>
        </w:rPr>
        <w:t>, C. L. Anchor, and R. E. Warner. 2002. Survival and Movements of White-Tailed Deer in Suburban Chicago, Illinois. The Journal of Wildlife Management 66:500–510.</w:t>
      </w:r>
    </w:p>
    <w:p w14:paraId="4B6F194A"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Fidino</w:t>
      </w:r>
      <w:proofErr w:type="spellEnd"/>
      <w:r w:rsidRPr="002106B3">
        <w:rPr>
          <w:color w:val="000000"/>
        </w:rPr>
        <w:t>, M. A., E. W. Lehrer, and S. B. Magle. 2016. Habitat Dynamics of the Virginia Opossum in a Highly Urban Landscape. The American Midland Naturalist 175:155–167.</w:t>
      </w:r>
    </w:p>
    <w:p w14:paraId="002A1C5B"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Gaynor, K. M., C. E. </w:t>
      </w:r>
      <w:proofErr w:type="spellStart"/>
      <w:r w:rsidRPr="002106B3">
        <w:rPr>
          <w:color w:val="000000"/>
        </w:rPr>
        <w:t>Hojnowski</w:t>
      </w:r>
      <w:proofErr w:type="spellEnd"/>
      <w:r w:rsidRPr="002106B3">
        <w:rPr>
          <w:color w:val="000000"/>
        </w:rPr>
        <w:t xml:space="preserve">, N. H. Carter, and J. S. </w:t>
      </w:r>
      <w:proofErr w:type="spellStart"/>
      <w:r w:rsidRPr="002106B3">
        <w:rPr>
          <w:color w:val="000000"/>
        </w:rPr>
        <w:t>Brashares</w:t>
      </w:r>
      <w:proofErr w:type="spellEnd"/>
      <w:r w:rsidRPr="002106B3">
        <w:rPr>
          <w:color w:val="000000"/>
        </w:rPr>
        <w:t>. 2018. The influence of human disturbance on wildlife nocturnality. Science 360:1232–1235.</w:t>
      </w:r>
    </w:p>
    <w:p w14:paraId="6A8E74D2"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Gehrt, S. D., C. Anchor, and L. A. White. 2009. Home Range and Landscape Use of Coyotes in a Metropolitan Landscape: Conflict or Coexistence? Journal of Mammalogy 90:1045–1057.</w:t>
      </w:r>
    </w:p>
    <w:p w14:paraId="76248B1B"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Gelman, A., and D. B. Rubin. 1992. Inference from iterative simulation using multiple sequences. Statistical Science 7:457–472.</w:t>
      </w:r>
    </w:p>
    <w:p w14:paraId="72F98BD5"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Gerber, B. D., S. M. </w:t>
      </w:r>
      <w:proofErr w:type="spellStart"/>
      <w:r w:rsidRPr="002106B3">
        <w:rPr>
          <w:color w:val="000000"/>
        </w:rPr>
        <w:t>Karpanty</w:t>
      </w:r>
      <w:proofErr w:type="spellEnd"/>
      <w:r w:rsidRPr="002106B3">
        <w:rPr>
          <w:color w:val="000000"/>
        </w:rPr>
        <w:t>, and M. J. Kelly. 2012. Evaluating the potential biases in carnivore capture–recapture studies associated with the use of lure and varying density estimation techniques using photographic-sampling data of the Malagasy civet. Population Ecology 54:43–54.</w:t>
      </w:r>
    </w:p>
    <w:p w14:paraId="6A76627D"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Hensley, C. B., C. H. </w:t>
      </w:r>
      <w:proofErr w:type="spellStart"/>
      <w:r w:rsidRPr="002106B3">
        <w:rPr>
          <w:color w:val="000000"/>
        </w:rPr>
        <w:t>Trisos</w:t>
      </w:r>
      <w:proofErr w:type="spellEnd"/>
      <w:r w:rsidRPr="002106B3">
        <w:rPr>
          <w:color w:val="000000"/>
        </w:rPr>
        <w:t xml:space="preserve">, P. S. Warren, J. MacFarland, S. </w:t>
      </w:r>
      <w:proofErr w:type="spellStart"/>
      <w:r w:rsidRPr="002106B3">
        <w:rPr>
          <w:color w:val="000000"/>
        </w:rPr>
        <w:t>Blumenshine</w:t>
      </w:r>
      <w:proofErr w:type="spellEnd"/>
      <w:r w:rsidRPr="002106B3">
        <w:rPr>
          <w:color w:val="000000"/>
        </w:rPr>
        <w:t xml:space="preserve">, J. Reece, and M. </w:t>
      </w:r>
      <w:proofErr w:type="spellStart"/>
      <w:r w:rsidRPr="002106B3">
        <w:rPr>
          <w:color w:val="000000"/>
        </w:rPr>
        <w:t>Katti</w:t>
      </w:r>
      <w:proofErr w:type="spellEnd"/>
      <w:r w:rsidRPr="002106B3">
        <w:rPr>
          <w:color w:val="000000"/>
        </w:rPr>
        <w:t>. 2019. Effects of Urbanization on Native Bird Species in Three Southwestern US Cities. Frontiers in Ecology and Evolution 7.</w:t>
      </w:r>
    </w:p>
    <w:p w14:paraId="5AAD35D7"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lastRenderedPageBreak/>
        <w:t xml:space="preserve">Homer, C. G., J. </w:t>
      </w:r>
      <w:proofErr w:type="spellStart"/>
      <w:r w:rsidRPr="002106B3">
        <w:rPr>
          <w:color w:val="000000"/>
        </w:rPr>
        <w:t>Dewitz</w:t>
      </w:r>
      <w:proofErr w:type="spellEnd"/>
      <w:r w:rsidRPr="002106B3">
        <w:rPr>
          <w:color w:val="000000"/>
        </w:rPr>
        <w:t xml:space="preserve">, L. Yang, S. </w:t>
      </w:r>
      <w:proofErr w:type="spellStart"/>
      <w:r w:rsidRPr="002106B3">
        <w:rPr>
          <w:color w:val="000000"/>
        </w:rPr>
        <w:t>Jin</w:t>
      </w:r>
      <w:proofErr w:type="spellEnd"/>
      <w:r w:rsidRPr="002106B3">
        <w:rPr>
          <w:color w:val="000000"/>
        </w:rPr>
        <w:t xml:space="preserve">, P. Danielson, Xian, J. </w:t>
      </w:r>
      <w:proofErr w:type="spellStart"/>
      <w:r w:rsidRPr="002106B3">
        <w:rPr>
          <w:color w:val="000000"/>
        </w:rPr>
        <w:t>Coulston</w:t>
      </w:r>
      <w:proofErr w:type="spellEnd"/>
      <w:r w:rsidRPr="002106B3">
        <w:rPr>
          <w:color w:val="000000"/>
        </w:rPr>
        <w:t xml:space="preserve">, N. Herold, J. Wickham, and J. </w:t>
      </w:r>
      <w:proofErr w:type="spellStart"/>
      <w:r w:rsidRPr="002106B3">
        <w:rPr>
          <w:color w:val="000000"/>
        </w:rPr>
        <w:t>Megown</w:t>
      </w:r>
      <w:proofErr w:type="spellEnd"/>
      <w:r w:rsidRPr="002106B3">
        <w:rPr>
          <w:color w:val="000000"/>
        </w:rPr>
        <w:t>. 2015. Completion of the 2011 National Land Cover Database for the conterminous United States – representing a decade of land cover change information. Photogrammetric Engineering and Remote Sensing 81:345–353.</w:t>
      </w:r>
    </w:p>
    <w:p w14:paraId="41F7708B"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Hunt, V. M., S. B. Magle, C. Vargas, A. W. Brown, E. V. </w:t>
      </w:r>
      <w:proofErr w:type="spellStart"/>
      <w:r w:rsidRPr="002106B3">
        <w:rPr>
          <w:color w:val="000000"/>
        </w:rPr>
        <w:t>Lonsdorf</w:t>
      </w:r>
      <w:proofErr w:type="spellEnd"/>
      <w:r w:rsidRPr="002106B3">
        <w:rPr>
          <w:color w:val="000000"/>
        </w:rPr>
        <w:t xml:space="preserve">, A. B. </w:t>
      </w:r>
      <w:proofErr w:type="spellStart"/>
      <w:r w:rsidRPr="002106B3">
        <w:rPr>
          <w:color w:val="000000"/>
        </w:rPr>
        <w:t>Sacerdote</w:t>
      </w:r>
      <w:proofErr w:type="spellEnd"/>
      <w:r w:rsidRPr="002106B3">
        <w:rPr>
          <w:color w:val="000000"/>
        </w:rPr>
        <w:t xml:space="preserve">, E. J. Sorley, and R. M. </w:t>
      </w:r>
      <w:proofErr w:type="spellStart"/>
      <w:r w:rsidRPr="002106B3">
        <w:rPr>
          <w:color w:val="000000"/>
        </w:rPr>
        <w:t>Santymire</w:t>
      </w:r>
      <w:proofErr w:type="spellEnd"/>
      <w:r w:rsidRPr="002106B3">
        <w:rPr>
          <w:color w:val="000000"/>
        </w:rPr>
        <w:t>. 2014. Survival, abundance, and capture rate of eastern cottontail rabbits in an urban park. Urban Ecosystems 17:547–560.</w:t>
      </w:r>
    </w:p>
    <w:p w14:paraId="4CA54C80"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Kronfeld</w:t>
      </w:r>
      <w:proofErr w:type="spellEnd"/>
      <w:r w:rsidRPr="002106B3">
        <w:rPr>
          <w:color w:val="000000"/>
        </w:rPr>
        <w:t>-Schor, N., and T. Dayan. 2003. Partitioning of Time as an Ecological Resource. Annual Review of Ecology, Evolution, and Systematics 34:153–181.</w:t>
      </w:r>
    </w:p>
    <w:p w14:paraId="7C74B9B1"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Kruschke</w:t>
      </w:r>
      <w:proofErr w:type="spellEnd"/>
      <w:r w:rsidRPr="002106B3">
        <w:rPr>
          <w:color w:val="000000"/>
        </w:rPr>
        <w:t>, J. K. 2011. Doing Bayesian Data Analysis. Second edition. Academic Press, London, UK.</w:t>
      </w:r>
    </w:p>
    <w:p w14:paraId="2504AA6C"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Magle, S. B., M. </w:t>
      </w:r>
      <w:proofErr w:type="spellStart"/>
      <w:r w:rsidRPr="002106B3">
        <w:rPr>
          <w:color w:val="000000"/>
        </w:rPr>
        <w:t>Fidino</w:t>
      </w:r>
      <w:proofErr w:type="spellEnd"/>
      <w:r w:rsidRPr="002106B3">
        <w:rPr>
          <w:color w:val="000000"/>
        </w:rPr>
        <w:t xml:space="preserve">, E. W. Lehrer, T. Gallo, M. P. Mulligan, M. J. Ríos, A. A. </w:t>
      </w:r>
      <w:proofErr w:type="spellStart"/>
      <w:r w:rsidRPr="002106B3">
        <w:rPr>
          <w:color w:val="000000"/>
        </w:rPr>
        <w:t>Ahlers</w:t>
      </w:r>
      <w:proofErr w:type="spellEnd"/>
      <w:r w:rsidRPr="002106B3">
        <w:rPr>
          <w:color w:val="000000"/>
        </w:rPr>
        <w:t xml:space="preserve">, J. </w:t>
      </w:r>
      <w:proofErr w:type="spellStart"/>
      <w:r w:rsidRPr="002106B3">
        <w:rPr>
          <w:color w:val="000000"/>
        </w:rPr>
        <w:t>Angstmann</w:t>
      </w:r>
      <w:proofErr w:type="spellEnd"/>
      <w:r w:rsidRPr="002106B3">
        <w:rPr>
          <w:color w:val="000000"/>
        </w:rPr>
        <w:t xml:space="preserve">, A. Belaire, B. </w:t>
      </w:r>
      <w:proofErr w:type="spellStart"/>
      <w:r w:rsidRPr="002106B3">
        <w:rPr>
          <w:color w:val="000000"/>
        </w:rPr>
        <w:t>Dugelby</w:t>
      </w:r>
      <w:proofErr w:type="spellEnd"/>
      <w:r w:rsidRPr="002106B3">
        <w:rPr>
          <w:color w:val="000000"/>
        </w:rPr>
        <w:t xml:space="preserve">, A. </w:t>
      </w:r>
      <w:proofErr w:type="spellStart"/>
      <w:r w:rsidRPr="002106B3">
        <w:rPr>
          <w:color w:val="000000"/>
        </w:rPr>
        <w:t>Gramza</w:t>
      </w:r>
      <w:proofErr w:type="spellEnd"/>
      <w:r w:rsidRPr="002106B3">
        <w:rPr>
          <w:color w:val="000000"/>
        </w:rPr>
        <w:t xml:space="preserve">, L. Hartley, B. MacDougall, T. Ryan, C. </w:t>
      </w:r>
      <w:proofErr w:type="spellStart"/>
      <w:r w:rsidRPr="002106B3">
        <w:rPr>
          <w:color w:val="000000"/>
        </w:rPr>
        <w:t>Salsbury</w:t>
      </w:r>
      <w:proofErr w:type="spellEnd"/>
      <w:r w:rsidRPr="002106B3">
        <w:rPr>
          <w:color w:val="000000"/>
        </w:rPr>
        <w:t>, H. Sander, C. Schell, K. Simon, S. S. Onge, and D. Drake. 2019. Advancing urban wildlife research through a multi-city collaboration. Frontiers in Ecology and the Environment 17:232–239.</w:t>
      </w:r>
    </w:p>
    <w:p w14:paraId="3F0AB319"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Mckinney</w:t>
      </w:r>
      <w:proofErr w:type="spellEnd"/>
      <w:r w:rsidRPr="002106B3">
        <w:rPr>
          <w:color w:val="000000"/>
        </w:rPr>
        <w:t>, M. 2006. Urbanization as a major cause of biotic homogenization. Biological Conservation 127:247–260.</w:t>
      </w:r>
    </w:p>
    <w:p w14:paraId="188592F6"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Mueller, M. A., D. Drake, and M. L. Allen. 2018. Coexistence of coyotes (</w:t>
      </w:r>
      <w:proofErr w:type="spellStart"/>
      <w:r w:rsidRPr="002106B3">
        <w:rPr>
          <w:color w:val="000000"/>
        </w:rPr>
        <w:t>Canis</w:t>
      </w:r>
      <w:proofErr w:type="spellEnd"/>
      <w:r w:rsidRPr="002106B3">
        <w:rPr>
          <w:color w:val="000000"/>
        </w:rPr>
        <w:t xml:space="preserve"> </w:t>
      </w:r>
      <w:proofErr w:type="spellStart"/>
      <w:r w:rsidRPr="002106B3">
        <w:rPr>
          <w:color w:val="000000"/>
        </w:rPr>
        <w:t>latrans</w:t>
      </w:r>
      <w:proofErr w:type="spellEnd"/>
      <w:r w:rsidRPr="002106B3">
        <w:rPr>
          <w:color w:val="000000"/>
        </w:rPr>
        <w:t xml:space="preserve">) and red foxes (Vulpes </w:t>
      </w:r>
      <w:proofErr w:type="spellStart"/>
      <w:r w:rsidRPr="002106B3">
        <w:rPr>
          <w:color w:val="000000"/>
        </w:rPr>
        <w:t>vulpes</w:t>
      </w:r>
      <w:proofErr w:type="spellEnd"/>
      <w:r w:rsidRPr="002106B3">
        <w:rPr>
          <w:color w:val="000000"/>
        </w:rPr>
        <w:t xml:space="preserve">) in an urban landscape. PLOS ONE </w:t>
      </w:r>
      <w:proofErr w:type="gramStart"/>
      <w:r w:rsidRPr="002106B3">
        <w:rPr>
          <w:color w:val="000000"/>
        </w:rPr>
        <w:t>13:e</w:t>
      </w:r>
      <w:proofErr w:type="gramEnd"/>
      <w:r w:rsidRPr="002106B3">
        <w:rPr>
          <w:color w:val="000000"/>
        </w:rPr>
        <w:t>0190971.</w:t>
      </w:r>
    </w:p>
    <w:p w14:paraId="5763A8C7"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Murray, M. H., and C. C. St. Clair. 2015. Individual flexibility in nocturnal activity reduces risk of road mortality for an urban carnivore. Behavioral Ecology 26:1520–1527.</w:t>
      </w:r>
    </w:p>
    <w:p w14:paraId="254ECA17"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lastRenderedPageBreak/>
        <w:t>Plummer, M. 2003. A program for analysis of Bayesian graphical models using Gibbs sampling. Pages 125–133 Proceedings of the Third International Workshop on Distributed Statistical Computing. R Foundations for Statistical Computing, Vienna, Austria.</w:t>
      </w:r>
    </w:p>
    <w:p w14:paraId="5AAB8821"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R Core Team. 2016. R: A language and environment for statistical computing. R Foundation for Statistical Computing, Vienna, Austria.</w:t>
      </w:r>
    </w:p>
    <w:p w14:paraId="0192478A"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Radeloff</w:t>
      </w:r>
      <w:proofErr w:type="spellEnd"/>
      <w:r w:rsidRPr="002106B3">
        <w:rPr>
          <w:color w:val="000000"/>
        </w:rPr>
        <w:t xml:space="preserve">, V. C., D. P. Helmers, H. A. Kramer, M. H. </w:t>
      </w:r>
      <w:proofErr w:type="spellStart"/>
      <w:r w:rsidRPr="002106B3">
        <w:rPr>
          <w:color w:val="000000"/>
        </w:rPr>
        <w:t>Mockrin</w:t>
      </w:r>
      <w:proofErr w:type="spellEnd"/>
      <w:r w:rsidRPr="002106B3">
        <w:rPr>
          <w:color w:val="000000"/>
        </w:rPr>
        <w:t>, P. M. Alexandre, A. Bar-</w:t>
      </w:r>
      <w:proofErr w:type="spellStart"/>
      <w:r w:rsidRPr="002106B3">
        <w:rPr>
          <w:color w:val="000000"/>
        </w:rPr>
        <w:t>Massada</w:t>
      </w:r>
      <w:proofErr w:type="spellEnd"/>
      <w:r w:rsidRPr="002106B3">
        <w:rPr>
          <w:color w:val="000000"/>
        </w:rPr>
        <w:t xml:space="preserve">, V. </w:t>
      </w:r>
      <w:proofErr w:type="spellStart"/>
      <w:r w:rsidRPr="002106B3">
        <w:rPr>
          <w:color w:val="000000"/>
        </w:rPr>
        <w:t>Butsic</w:t>
      </w:r>
      <w:proofErr w:type="spellEnd"/>
      <w:r w:rsidRPr="002106B3">
        <w:rPr>
          <w:color w:val="000000"/>
        </w:rPr>
        <w:t xml:space="preserve">, T. J. </w:t>
      </w:r>
      <w:proofErr w:type="spellStart"/>
      <w:r w:rsidRPr="002106B3">
        <w:rPr>
          <w:color w:val="000000"/>
        </w:rPr>
        <w:t>Hawbaker</w:t>
      </w:r>
      <w:proofErr w:type="spellEnd"/>
      <w:r w:rsidRPr="002106B3">
        <w:rPr>
          <w:color w:val="000000"/>
        </w:rPr>
        <w:t xml:space="preserve">, S. </w:t>
      </w:r>
      <w:proofErr w:type="spellStart"/>
      <w:r w:rsidRPr="002106B3">
        <w:rPr>
          <w:color w:val="000000"/>
        </w:rPr>
        <w:t>Martinuzzi</w:t>
      </w:r>
      <w:proofErr w:type="spellEnd"/>
      <w:r w:rsidRPr="002106B3">
        <w:rPr>
          <w:color w:val="000000"/>
        </w:rPr>
        <w:t xml:space="preserve">, A. D. </w:t>
      </w:r>
      <w:proofErr w:type="spellStart"/>
      <w:r w:rsidRPr="002106B3">
        <w:rPr>
          <w:color w:val="000000"/>
        </w:rPr>
        <w:t>Syphard</w:t>
      </w:r>
      <w:proofErr w:type="spellEnd"/>
      <w:r w:rsidRPr="002106B3">
        <w:rPr>
          <w:color w:val="000000"/>
        </w:rPr>
        <w:t>, and S. I. Stewart. 2018. Rapid growth of the US wildland-urban interface raises wildfire risk. Proceedings of the National Academy of Sciences 115:3314–3319.</w:t>
      </w:r>
    </w:p>
    <w:p w14:paraId="63CF1BAC"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 xml:space="preserve">Riley, S. P. D., R. M. </w:t>
      </w:r>
      <w:proofErr w:type="spellStart"/>
      <w:r w:rsidRPr="002106B3">
        <w:rPr>
          <w:color w:val="000000"/>
        </w:rPr>
        <w:t>Sauvajot</w:t>
      </w:r>
      <w:proofErr w:type="spellEnd"/>
      <w:r w:rsidRPr="002106B3">
        <w:rPr>
          <w:color w:val="000000"/>
        </w:rPr>
        <w:t xml:space="preserve">, T. K. Fuller, E. C. York, D. A. </w:t>
      </w:r>
      <w:proofErr w:type="spellStart"/>
      <w:r w:rsidRPr="002106B3">
        <w:rPr>
          <w:color w:val="000000"/>
        </w:rPr>
        <w:t>Kamradt</w:t>
      </w:r>
      <w:proofErr w:type="spellEnd"/>
      <w:r w:rsidRPr="002106B3">
        <w:rPr>
          <w:color w:val="000000"/>
        </w:rPr>
        <w:t>, C. Bromley, and R. K. Wayne. 2003. Effects of Urbanization and Habitat Fragmentation on Bobcats and Coyotes in Southern California. Conservation Biology 17:566–576.</w:t>
      </w:r>
    </w:p>
    <w:p w14:paraId="1B658B93" w14:textId="77777777" w:rsidR="00A71009" w:rsidRPr="002106B3" w:rsidRDefault="006736E7">
      <w:pPr>
        <w:pBdr>
          <w:top w:val="nil"/>
          <w:left w:val="nil"/>
          <w:bottom w:val="nil"/>
          <w:right w:val="nil"/>
          <w:between w:val="nil"/>
        </w:pBdr>
        <w:spacing w:line="480" w:lineRule="auto"/>
        <w:ind w:left="720" w:hanging="720"/>
        <w:rPr>
          <w:color w:val="000000"/>
        </w:rPr>
      </w:pPr>
      <w:proofErr w:type="spellStart"/>
      <w:r w:rsidRPr="002106B3">
        <w:rPr>
          <w:color w:val="000000"/>
        </w:rPr>
        <w:t>Rosatte</w:t>
      </w:r>
      <w:proofErr w:type="spellEnd"/>
      <w:r w:rsidRPr="002106B3">
        <w:rPr>
          <w:color w:val="000000"/>
        </w:rPr>
        <w:t xml:space="preserve">, R. C. 2000. Management of raccoons (Procyon </w:t>
      </w:r>
      <w:proofErr w:type="spellStart"/>
      <w:r w:rsidRPr="002106B3">
        <w:rPr>
          <w:color w:val="000000"/>
        </w:rPr>
        <w:t>lotor</w:t>
      </w:r>
      <w:proofErr w:type="spellEnd"/>
      <w:r w:rsidRPr="002106B3">
        <w:rPr>
          <w:color w:val="000000"/>
        </w:rPr>
        <w:t>) in Ontario, Canada: Do human intervention and disease have significant impact on raccoon populations? Mammalia 64:369–390.</w:t>
      </w:r>
    </w:p>
    <w:p w14:paraId="21A84F89" w14:textId="77777777" w:rsidR="00A71009" w:rsidRPr="002106B3" w:rsidRDefault="006736E7">
      <w:pPr>
        <w:pBdr>
          <w:top w:val="nil"/>
          <w:left w:val="nil"/>
          <w:bottom w:val="nil"/>
          <w:right w:val="nil"/>
          <w:between w:val="nil"/>
        </w:pBdr>
        <w:spacing w:line="480" w:lineRule="auto"/>
        <w:ind w:left="720" w:hanging="720"/>
        <w:rPr>
          <w:color w:val="000000"/>
        </w:rPr>
      </w:pPr>
      <w:r w:rsidRPr="002106B3">
        <w:rPr>
          <w:color w:val="000000"/>
        </w:rPr>
        <w:t>Wright, J. D., M. S. Burt, and V. L. Jackson. 2012. Influences of an Urban Environment on Home Range and Body Mass of Virginia Opossums (Didelphis virginiana). Northeastern Naturalist 19:77–86.</w:t>
      </w:r>
    </w:p>
    <w:p w14:paraId="50FFF909" w14:textId="7969876D" w:rsidR="00A71009" w:rsidRPr="002106B3" w:rsidRDefault="00A71009"/>
    <w:sectPr w:rsidR="00A71009" w:rsidRPr="002106B3" w:rsidSect="006736E7">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ravis Gallo" w:date="2020-07-10T11:15:00Z" w:initials="TG">
    <w:p w14:paraId="4CBE750F" w14:textId="2F04E12F" w:rsidR="00005229" w:rsidRDefault="00005229">
      <w:pPr>
        <w:pStyle w:val="CommentText"/>
      </w:pPr>
      <w:r>
        <w:rPr>
          <w:rStyle w:val="CommentReference"/>
        </w:rPr>
        <w:annotationRef/>
      </w:r>
      <w:r>
        <w:t>Where did we land on this? With the offset is actually the probability of use, and without the offset is actually selection?</w:t>
      </w:r>
    </w:p>
  </w:comment>
  <w:comment w:id="1" w:author="Mason Fidino" w:date="2020-03-04T16:07:00Z" w:initials="FM">
    <w:p w14:paraId="17B0CE39" w14:textId="6CCF0319" w:rsidR="008C3D91" w:rsidRDefault="008C3D91">
      <w:pPr>
        <w:pStyle w:val="CommentText"/>
      </w:pPr>
      <w:r>
        <w:rPr>
          <w:rStyle w:val="CommentReference"/>
        </w:rPr>
        <w:annotationRef/>
      </w:r>
      <w:r>
        <w:t xml:space="preserve">Or if we are going to use the above equation we set it to 1 because </w:t>
      </w:r>
      <w:proofErr w:type="gramStart"/>
      <w:r>
        <w:t>log(</w:t>
      </w:r>
      <w:proofErr w:type="gramEnd"/>
      <w:r>
        <w:t xml:space="preserve">1) = 0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comment>
  <w:comment w:id="2" w:author="Travis Gallo" w:date="2020-04-23T10:50:00Z" w:initials="TG">
    <w:p w14:paraId="4A3F4D6C" w14:textId="5F373AD8" w:rsidR="00204E23" w:rsidRDefault="00204E23">
      <w:pPr>
        <w:pStyle w:val="CommentText"/>
      </w:pPr>
      <w:r>
        <w:rPr>
          <w:rStyle w:val="CommentReference"/>
        </w:rPr>
        <w:annotationRef/>
      </w:r>
      <w:r>
        <w:t>How do you think we should write this? In the code we set these parameters to 0</w:t>
      </w:r>
    </w:p>
  </w:comment>
  <w:comment w:id="3" w:author="Mason Fidino" w:date="2020-03-04T16:08:00Z" w:initials="FM">
    <w:p w14:paraId="7B7C3E4C" w14:textId="6F04DE10" w:rsidR="008C3D91" w:rsidRDefault="008C3D91">
      <w:pPr>
        <w:pStyle w:val="CommentText"/>
      </w:pPr>
      <w:r>
        <w:rPr>
          <w:rStyle w:val="CommentReference"/>
        </w:rPr>
        <w:annotationRef/>
      </w:r>
      <w:r>
        <w:t xml:space="preserve">You’ve already defined it as k in </w:t>
      </w:r>
      <w:proofErr w:type="gramStart"/>
      <w:r>
        <w:t>1:K</w:t>
      </w:r>
      <w:proofErr w:type="gramEnd"/>
      <w:r>
        <w:t xml:space="preserve"> outcomes. I’m confused why you have this here.</w:t>
      </w:r>
    </w:p>
  </w:comment>
  <w:comment w:id="4" w:author="Travis Gallo" w:date="2020-04-20T08:54:00Z" w:initials="TG">
    <w:p w14:paraId="35597A76" w14:textId="4A65F9E0" w:rsidR="00A404EC" w:rsidRDefault="00A404EC">
      <w:pPr>
        <w:pStyle w:val="CommentText"/>
      </w:pPr>
      <w:r>
        <w:rPr>
          <w:rStyle w:val="CommentReference"/>
        </w:rPr>
        <w:annotationRef/>
      </w:r>
      <w:r>
        <w:t xml:space="preserve">I just used the notation and formula from </w:t>
      </w:r>
      <w:proofErr w:type="spellStart"/>
      <w:r w:rsidR="00005229">
        <w:t>Kruschke</w:t>
      </w:r>
      <w:proofErr w:type="spellEnd"/>
      <w:r w:rsidR="00204E23">
        <w:t>.</w:t>
      </w:r>
      <w:r w:rsidR="00005229">
        <w:t xml:space="preserve"> Would you write it differently?</w:t>
      </w:r>
    </w:p>
  </w:comment>
  <w:comment w:id="5" w:author="Travis Gallo" w:date="2020-04-23T11:15:00Z" w:initials="TG">
    <w:p w14:paraId="35F06009" w14:textId="08D6317B" w:rsidR="00FC6A37" w:rsidRDefault="00FC6A37">
      <w:pPr>
        <w:pStyle w:val="CommentText"/>
      </w:pPr>
      <w:r>
        <w:rPr>
          <w:rStyle w:val="CommentReference"/>
        </w:rPr>
        <w:annotationRef/>
      </w:r>
      <w:r>
        <w:t xml:space="preserve">My thought behind this order of our 3 “analysis” was 1) look at this general trend of urbanization and nocturnality using risk ratios, 2) ok we found evidence so </w:t>
      </w:r>
      <w:proofErr w:type="spellStart"/>
      <w:r>
        <w:t>lets</w:t>
      </w:r>
      <w:proofErr w:type="spellEnd"/>
      <w:r>
        <w:t xml:space="preserve"> dig deeper and model individual characteristics, 3) human population seems important so let’s look at risk ratios again using the model results so we can look at population-level estimates. What do you all think? Honest thoughts.</w:t>
      </w:r>
    </w:p>
  </w:comment>
  <w:comment w:id="6" w:author="Mason Fidino" w:date="2020-03-04T16:17:00Z" w:initials="FM">
    <w:p w14:paraId="0F34FD4D" w14:textId="51503DFB" w:rsidR="0030398E" w:rsidRDefault="0030398E">
      <w:pPr>
        <w:pStyle w:val="CommentText"/>
      </w:pPr>
      <w:r>
        <w:rPr>
          <w:rStyle w:val="CommentReference"/>
        </w:rPr>
        <w:annotationRef/>
      </w:r>
      <w:r>
        <w:t>High level thoughts:</w:t>
      </w:r>
    </w:p>
    <w:p w14:paraId="61E752B6" w14:textId="77777777" w:rsidR="0030398E" w:rsidRDefault="0030398E">
      <w:pPr>
        <w:pStyle w:val="CommentText"/>
      </w:pPr>
    </w:p>
    <w:p w14:paraId="6F161C9C" w14:textId="77777777" w:rsidR="0030398E" w:rsidRDefault="0030398E">
      <w:pPr>
        <w:pStyle w:val="CommentText"/>
      </w:pPr>
      <w:r>
        <w:t>These results are primarily descriptive and should have some quantitative teeth. You can calculate some probabilities and whatnot and include them in there. Additionally, what happened with the city specific random effect? What species had the most variable (highest standard deviation) differences among cities?</w:t>
      </w:r>
    </w:p>
    <w:p w14:paraId="4954A5A9" w14:textId="77777777" w:rsidR="000F639A" w:rsidRDefault="000F639A">
      <w:pPr>
        <w:pStyle w:val="CommentText"/>
      </w:pPr>
    </w:p>
    <w:p w14:paraId="24D6B601" w14:textId="6D15A5E7" w:rsidR="000F639A" w:rsidRDefault="000F639A">
      <w:pPr>
        <w:pStyle w:val="CommentText"/>
      </w:pPr>
      <w:r>
        <w:t xml:space="preserve">I looked back at the figures you had sent along a while back and I’m still struggling to make heads or tails here. The parameter estimates could </w:t>
      </w:r>
      <w:proofErr w:type="gramStart"/>
      <w:r>
        <w:t>certainly  be</w:t>
      </w:r>
      <w:proofErr w:type="gramEnd"/>
      <w:r>
        <w:t xml:space="preserve"> helpful for this!</w:t>
      </w:r>
    </w:p>
  </w:comment>
  <w:comment w:id="8" w:author="Travis Gallo [2]" w:date="2020-03-02T17:09:00Z" w:initials="TG">
    <w:p w14:paraId="3CCB92A4" w14:textId="3E433C44" w:rsidR="006736E7" w:rsidRDefault="006736E7">
      <w:pPr>
        <w:pStyle w:val="CommentText"/>
      </w:pPr>
      <w:r>
        <w:rPr>
          <w:rStyle w:val="CommentReference"/>
        </w:rPr>
        <w:annotationRef/>
      </w:r>
      <w:r>
        <w:t xml:space="preserve">Also need RR from model </w:t>
      </w:r>
      <w:r w:rsidR="00EF6B6A">
        <w:t xml:space="preserve">results </w:t>
      </w:r>
      <w:r>
        <w:t>if we decide to keep both.</w:t>
      </w:r>
      <w:r w:rsidR="00874B0E">
        <w:t xml:space="preserve"> We can create a similar plot for the model results of RR, but I don’t want to put much effort into things we might not use. So, higher level thoughts would be great before continuing on. </w:t>
      </w:r>
    </w:p>
  </w:comment>
  <w:comment w:id="9" w:author="Travis Gallo" w:date="2020-05-06T12:12:00Z" w:initials="TG">
    <w:p w14:paraId="14395F75" w14:textId="77777777" w:rsidR="00C17DFC" w:rsidRDefault="00C17DFC">
      <w:pPr>
        <w:pStyle w:val="CommentText"/>
      </w:pPr>
      <w:r>
        <w:rPr>
          <w:rStyle w:val="CommentReference"/>
        </w:rPr>
        <w:annotationRef/>
      </w:r>
      <w:r>
        <w:t xml:space="preserve">I can add SD for each value and a legend for the color gradient in </w:t>
      </w:r>
      <w:proofErr w:type="spellStart"/>
      <w:r>
        <w:t>InkScape</w:t>
      </w:r>
      <w:proofErr w:type="spellEnd"/>
      <w:r>
        <w:t xml:space="preserve">. But don’t want to tinker until we know we will keep/use this figure. I </w:t>
      </w:r>
      <w:r w:rsidR="00EF6B6A">
        <w:t>will also create a legend for the colors. Do you have any other ideas on how to visualize these results? We have similar set up for the population-level risk factors as well so also think about how we could display them together or separate or whatever. Just saying we have two sets of these types of results if we decide to keep both.</w:t>
      </w:r>
    </w:p>
    <w:p w14:paraId="0F916FB0" w14:textId="77777777" w:rsidR="00874B0E" w:rsidRDefault="00874B0E">
      <w:pPr>
        <w:pStyle w:val="CommentText"/>
      </w:pPr>
    </w:p>
    <w:p w14:paraId="3E763944" w14:textId="782ED37F" w:rsidR="00874B0E" w:rsidRDefault="00874B0E">
      <w:pPr>
        <w:pStyle w:val="CommentText"/>
      </w:pPr>
      <w:r>
        <w:t>Check out Gaynor et al to see how they did it. I am wondering if there is a better way of representing this with uncertainty.</w:t>
      </w:r>
    </w:p>
  </w:comment>
  <w:comment w:id="10" w:author="Travis Gallo" w:date="2020-07-10T13:35:00Z" w:initials="TG">
    <w:p w14:paraId="15C9B24C" w14:textId="384CE41D" w:rsidR="00EF6B6A" w:rsidRDefault="00EF6B6A">
      <w:pPr>
        <w:pStyle w:val="CommentText"/>
      </w:pPr>
      <w:r>
        <w:rPr>
          <w:rStyle w:val="CommentReference"/>
        </w:rPr>
        <w:annotationRef/>
      </w:r>
      <w:r>
        <w:t>I will doctor this up and display this info in the figure if we decide to keep it.</w:t>
      </w:r>
    </w:p>
  </w:comment>
  <w:comment w:id="12" w:author="Travis Gallo" w:date="2020-08-03T10:41:00Z" w:initials="TG">
    <w:p w14:paraId="41E34095" w14:textId="70F30F60" w:rsidR="00586926" w:rsidRDefault="00586926">
      <w:pPr>
        <w:pStyle w:val="CommentText"/>
      </w:pPr>
      <w:r>
        <w:rPr>
          <w:rStyle w:val="CommentReference"/>
        </w:rPr>
        <w:annotationRef/>
      </w:r>
      <w:r>
        <w:t xml:space="preserve"> I spent some time playing around with this idea, but struggle with what this would look like. </w:t>
      </w:r>
      <w:r w:rsidR="00874B0E">
        <w:t xml:space="preserve">I like the angle a lot, but can’t figure out how we would use it, mainly because our results are relative to day time activity. So, we could say we are 92% confident that these species would select nighttime activities compared to daytime activity. Since they have to add to 100% that means 8% of probability is spread between the other three categories. I haven’t had much intellectual capital to think much deeper about this, but I did give it some thought, like the approach, but can’t quite rap my head around it. </w:t>
      </w:r>
    </w:p>
  </w:comment>
  <w:comment w:id="21" w:author="Travis Gallo" w:date="2020-07-10T14:00:00Z" w:initials="TG">
    <w:p w14:paraId="77DB883C" w14:textId="05A2400D" w:rsidR="00854915" w:rsidRDefault="00854915">
      <w:pPr>
        <w:pStyle w:val="CommentText"/>
      </w:pPr>
      <w:r>
        <w:rPr>
          <w:rStyle w:val="CommentReference"/>
        </w:rPr>
        <w:annotationRef/>
      </w:r>
      <w:r>
        <w:t>Need to replace</w:t>
      </w:r>
    </w:p>
  </w:comment>
  <w:comment w:id="22" w:author="Travis Gallo" w:date="2020-08-03T10:49:00Z" w:initials="TG">
    <w:p w14:paraId="1AF31685" w14:textId="41DD9E17" w:rsidR="00874B0E" w:rsidRDefault="00874B0E">
      <w:pPr>
        <w:pStyle w:val="CommentText"/>
      </w:pPr>
      <w:r>
        <w:rPr>
          <w:rStyle w:val="CommentReference"/>
        </w:rPr>
        <w:annotationRef/>
      </w:r>
      <w:r>
        <w:t>Same layout as above, just not doctored up. I can’t make heads or tails of it, so any thoughts would be great!!</w:t>
      </w:r>
    </w:p>
  </w:comment>
  <w:comment w:id="23" w:author="Mason Fidino" w:date="2020-03-04T16:29:00Z" w:initials="FM">
    <w:p w14:paraId="5EFD7872" w14:textId="45152749" w:rsidR="000F639A" w:rsidRDefault="000F639A">
      <w:pPr>
        <w:pStyle w:val="CommentText"/>
      </w:pPr>
      <w:r>
        <w:rPr>
          <w:rStyle w:val="CommentReference"/>
        </w:rPr>
        <w:annotationRef/>
      </w:r>
      <w:r>
        <w:t xml:space="preserve">It’s a little hard to provide some big suggestions about the discussion because the results are mostly descriptive. </w:t>
      </w:r>
    </w:p>
  </w:comment>
  <w:comment w:id="24" w:author="Mason Fidino" w:date="2020-03-04T16:39:00Z" w:initials="FM">
    <w:p w14:paraId="13A02CA5" w14:textId="77777777" w:rsidR="00C243B8" w:rsidRDefault="00C243B8">
      <w:pPr>
        <w:pStyle w:val="CommentText"/>
      </w:pPr>
      <w:r>
        <w:rPr>
          <w:rStyle w:val="CommentReference"/>
        </w:rPr>
        <w:annotationRef/>
      </w:r>
      <w:r>
        <w:t>Top level thoughts:</w:t>
      </w:r>
    </w:p>
    <w:p w14:paraId="04EDEADB" w14:textId="77777777" w:rsidR="00C243B8" w:rsidRDefault="00C243B8">
      <w:pPr>
        <w:pStyle w:val="CommentText"/>
      </w:pPr>
    </w:p>
    <w:p w14:paraId="55BF1A20" w14:textId="028A6356" w:rsidR="00C243B8" w:rsidRDefault="00C243B8">
      <w:pPr>
        <w:pStyle w:val="CommentText"/>
      </w:pPr>
      <w:r>
        <w:t>We need to find a way to condense down some of the results into a key nugget which we use as a jumping off point in the discussion. That way we can just start right at the beginning of the discussion with that point (and frame the MS around it more). From there you can jump into species specific bits.</w:t>
      </w:r>
    </w:p>
    <w:p w14:paraId="39606D92" w14:textId="36577F65" w:rsidR="00C243B8" w:rsidRDefault="00C243B8">
      <w:pPr>
        <w:pStyle w:val="CommentText"/>
      </w:pPr>
    </w:p>
  </w:comment>
  <w:comment w:id="25" w:author="Mason Fidino" w:date="2020-03-04T16:36:00Z" w:initials="FM">
    <w:p w14:paraId="2263B8DB" w14:textId="2414044C" w:rsidR="00C243B8" w:rsidRDefault="00C243B8">
      <w:pPr>
        <w:pStyle w:val="CommentText"/>
      </w:pPr>
      <w:r>
        <w:rPr>
          <w:rStyle w:val="CommentReference"/>
        </w:rPr>
        <w:annotationRef/>
      </w:r>
      <w:r>
        <w:t>I’m not a fan of making the ecologist the noun when talking about processes, but as that’s mostly a personal thing I leave it to you.</w:t>
      </w:r>
    </w:p>
  </w:comment>
  <w:comment w:id="26" w:author="Mason Fidino" w:date="2020-03-04T16:37:00Z" w:initials="FM">
    <w:p w14:paraId="2EF5A742" w14:textId="70FD1D78" w:rsidR="00C243B8" w:rsidRDefault="00C243B8">
      <w:pPr>
        <w:pStyle w:val="CommentText"/>
      </w:pPr>
      <w:r>
        <w:rPr>
          <w:rStyle w:val="CommentReference"/>
        </w:rPr>
        <w:annotationRef/>
      </w:r>
      <w:r>
        <w:t>For smaller species it looked to be more about temperature, right? There is probably something there as they energetic cost of nocturnal activity may be too damn great when its flipping cold (e.g., the opossum).</w:t>
      </w:r>
    </w:p>
  </w:comment>
  <w:comment w:id="27" w:author="Mason Fidino" w:date="2020-03-04T16:45:00Z" w:initials="FM">
    <w:p w14:paraId="2C7BBB77" w14:textId="4A635C66" w:rsidR="00C243B8" w:rsidRDefault="00C243B8">
      <w:pPr>
        <w:pStyle w:val="CommentText"/>
      </w:pPr>
      <w:r>
        <w:rPr>
          <w:rStyle w:val="CommentReference"/>
        </w:rPr>
        <w:annotationRef/>
      </w:r>
      <w:r>
        <w:t xml:space="preserve">Also, the ‘no results’ stuff (i.e., no response along the gradient within a city) is actually pretty interesting! </w:t>
      </w:r>
      <w:r w:rsidR="00E95560">
        <w:t>This means that their diel behavior does not especially ‘change’ within a city. We didn’t really sample ‘truly rural’ so it’s likely that this behavioral switch occurs at relatively low levels of urbanization and may not strengthen (</w:t>
      </w:r>
      <w:proofErr w:type="spellStart"/>
      <w:r w:rsidR="00E95560">
        <w:t>its</w:t>
      </w:r>
      <w:proofErr w:type="spellEnd"/>
      <w:r w:rsidR="00E95560">
        <w:t xml:space="preserve"> like a light switch instead of a dimmer). That’s actually REALLY cool!</w:t>
      </w:r>
    </w:p>
  </w:comment>
  <w:comment w:id="28" w:author="Mason Fidino" w:date="2020-03-04T16:41:00Z" w:initials="FM">
    <w:p w14:paraId="35948F8D" w14:textId="4433BCEA" w:rsidR="00C243B8" w:rsidRDefault="00C243B8">
      <w:pPr>
        <w:pStyle w:val="CommentText"/>
      </w:pPr>
      <w:r>
        <w:rPr>
          <w:rStyle w:val="CommentReference"/>
        </w:rPr>
        <w:annotationRef/>
      </w:r>
      <w:r>
        <w:t>Cite our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BE750F" w15:done="0"/>
  <w15:commentEx w15:paraId="17B0CE39" w15:done="0"/>
  <w15:commentEx w15:paraId="4A3F4D6C" w15:paraIdParent="17B0CE39" w15:done="0"/>
  <w15:commentEx w15:paraId="7B7C3E4C" w15:done="0"/>
  <w15:commentEx w15:paraId="35597A76" w15:paraIdParent="7B7C3E4C" w15:done="0"/>
  <w15:commentEx w15:paraId="35F06009" w15:done="0"/>
  <w15:commentEx w15:paraId="24D6B601" w15:done="0"/>
  <w15:commentEx w15:paraId="3CCB92A4" w15:done="0"/>
  <w15:commentEx w15:paraId="3E763944" w15:done="0"/>
  <w15:commentEx w15:paraId="15C9B24C" w15:done="0"/>
  <w15:commentEx w15:paraId="41E34095" w15:done="0"/>
  <w15:commentEx w15:paraId="77DB883C" w15:done="0"/>
  <w15:commentEx w15:paraId="1AF31685" w15:done="0"/>
  <w15:commentEx w15:paraId="5EFD7872" w15:done="0"/>
  <w15:commentEx w15:paraId="39606D92" w15:done="0"/>
  <w15:commentEx w15:paraId="2263B8DB" w15:done="0"/>
  <w15:commentEx w15:paraId="2EF5A742" w15:done="0"/>
  <w15:commentEx w15:paraId="2C7BBB77" w15:done="0"/>
  <w15:commentEx w15:paraId="35948F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CC5B" w16cex:dateUtc="2020-07-10T15:15:00Z"/>
  <w16cex:commentExtensible w16cex:durableId="225D2843" w16cex:dateUtc="2020-05-06T16:12:00Z"/>
  <w16cex:commentExtensible w16cex:durableId="22B2ED2B" w16cex:dateUtc="2020-07-10T17:35:00Z"/>
  <w16cex:commentExtensible w16cex:durableId="22D2685E" w16cex:dateUtc="2020-08-03T14:41:00Z"/>
  <w16cex:commentExtensible w16cex:durableId="22B2F30B" w16cex:dateUtc="2020-07-10T18:00:00Z"/>
  <w16cex:commentExtensible w16cex:durableId="22D26A35" w16cex:dateUtc="2020-08-03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BE750F" w16cid:durableId="22B2CC5B"/>
  <w16cid:commentId w16cid:paraId="17B0CE39" w16cid:durableId="220A50BA"/>
  <w16cid:commentId w16cid:paraId="4A3F4D6C" w16cid:durableId="224BF166"/>
  <w16cid:commentId w16cid:paraId="7B7C3E4C" w16cid:durableId="220A5102"/>
  <w16cid:commentId w16cid:paraId="35597A76" w16cid:durableId="2247E1C3"/>
  <w16cid:commentId w16cid:paraId="35F06009" w16cid:durableId="224BF76E"/>
  <w16cid:commentId w16cid:paraId="24D6B601" w16cid:durableId="220A532D"/>
  <w16cid:commentId w16cid:paraId="3CCB92A4" w16cid:durableId="2207BC4E"/>
  <w16cid:commentId w16cid:paraId="3E763944" w16cid:durableId="225D2843"/>
  <w16cid:commentId w16cid:paraId="15C9B24C" w16cid:durableId="22B2ED2B"/>
  <w16cid:commentId w16cid:paraId="41E34095" w16cid:durableId="22D2685E"/>
  <w16cid:commentId w16cid:paraId="77DB883C" w16cid:durableId="22B2F30B"/>
  <w16cid:commentId w16cid:paraId="1AF31685" w16cid:durableId="22D26A35"/>
  <w16cid:commentId w16cid:paraId="5EFD7872" w16cid:durableId="220A55FC"/>
  <w16cid:commentId w16cid:paraId="39606D92" w16cid:durableId="220A5840"/>
  <w16cid:commentId w16cid:paraId="2263B8DB" w16cid:durableId="220A5777"/>
  <w16cid:commentId w16cid:paraId="2EF5A742" w16cid:durableId="220A57C1"/>
  <w16cid:commentId w16cid:paraId="2C7BBB77" w16cid:durableId="220A59A8"/>
  <w16cid:commentId w16cid:paraId="35948F8D" w16cid:durableId="220A58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B036C"/>
    <w:multiLevelType w:val="multilevel"/>
    <w:tmpl w:val="E4C4D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4C6AB8"/>
    <w:multiLevelType w:val="hybridMultilevel"/>
    <w:tmpl w:val="FAB45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24255"/>
    <w:multiLevelType w:val="multilevel"/>
    <w:tmpl w:val="0F7A0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1E783B"/>
    <w:multiLevelType w:val="hybridMultilevel"/>
    <w:tmpl w:val="FE9E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643A31"/>
    <w:multiLevelType w:val="multilevel"/>
    <w:tmpl w:val="5882F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avis Gallo">
    <w15:presenceInfo w15:providerId="AD" w15:userId="S::hgallo@gmu.edu::e252572b-cb5e-4d97-9541-f76d490246eb"/>
  </w15:person>
  <w15:person w15:author="Mason Fidino">
    <w15:presenceInfo w15:providerId="AD" w15:userId="S::MFidino@lpzoo.org::25d99e7c-47a8-4e5d-bd6c-7e79826230b0"/>
  </w15:person>
  <w15:person w15:author="Travis Gallo [2]">
    <w15:presenceInfo w15:providerId="Windows Live" w15:userId="0c30c700fb8604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009"/>
    <w:rsid w:val="00005229"/>
    <w:rsid w:val="000516C7"/>
    <w:rsid w:val="000552FD"/>
    <w:rsid w:val="00075147"/>
    <w:rsid w:val="000D6DCE"/>
    <w:rsid w:val="000F639A"/>
    <w:rsid w:val="001A1887"/>
    <w:rsid w:val="001E43FB"/>
    <w:rsid w:val="00204E23"/>
    <w:rsid w:val="002106B3"/>
    <w:rsid w:val="00210D65"/>
    <w:rsid w:val="00211F92"/>
    <w:rsid w:val="00216793"/>
    <w:rsid w:val="0023096E"/>
    <w:rsid w:val="00260DFD"/>
    <w:rsid w:val="002B4DAF"/>
    <w:rsid w:val="002E48C1"/>
    <w:rsid w:val="002E5D66"/>
    <w:rsid w:val="002E76F4"/>
    <w:rsid w:val="0030398E"/>
    <w:rsid w:val="003102F3"/>
    <w:rsid w:val="00330917"/>
    <w:rsid w:val="00374BA3"/>
    <w:rsid w:val="003826CA"/>
    <w:rsid w:val="003829C8"/>
    <w:rsid w:val="00385AC8"/>
    <w:rsid w:val="003D60B8"/>
    <w:rsid w:val="0044745C"/>
    <w:rsid w:val="00481C56"/>
    <w:rsid w:val="00481EEF"/>
    <w:rsid w:val="004B5153"/>
    <w:rsid w:val="004D39A3"/>
    <w:rsid w:val="004F6F36"/>
    <w:rsid w:val="00542E94"/>
    <w:rsid w:val="00586926"/>
    <w:rsid w:val="00587E1B"/>
    <w:rsid w:val="005F12ED"/>
    <w:rsid w:val="006736E7"/>
    <w:rsid w:val="006904A8"/>
    <w:rsid w:val="006B57FF"/>
    <w:rsid w:val="006C4836"/>
    <w:rsid w:val="007439E0"/>
    <w:rsid w:val="00745CAB"/>
    <w:rsid w:val="00776815"/>
    <w:rsid w:val="00783BE0"/>
    <w:rsid w:val="008071F7"/>
    <w:rsid w:val="00854915"/>
    <w:rsid w:val="00874B0E"/>
    <w:rsid w:val="008C3D91"/>
    <w:rsid w:val="008E6621"/>
    <w:rsid w:val="00943C81"/>
    <w:rsid w:val="0097014F"/>
    <w:rsid w:val="00972C66"/>
    <w:rsid w:val="009E1A7B"/>
    <w:rsid w:val="009E7AD2"/>
    <w:rsid w:val="00A0047C"/>
    <w:rsid w:val="00A12E42"/>
    <w:rsid w:val="00A404EC"/>
    <w:rsid w:val="00A71009"/>
    <w:rsid w:val="00A71933"/>
    <w:rsid w:val="00A757CB"/>
    <w:rsid w:val="00A83D4C"/>
    <w:rsid w:val="00B07B97"/>
    <w:rsid w:val="00B208C4"/>
    <w:rsid w:val="00B237B0"/>
    <w:rsid w:val="00B7667F"/>
    <w:rsid w:val="00BF3CB4"/>
    <w:rsid w:val="00C001A8"/>
    <w:rsid w:val="00C17DFC"/>
    <w:rsid w:val="00C17F0D"/>
    <w:rsid w:val="00C22317"/>
    <w:rsid w:val="00C243B8"/>
    <w:rsid w:val="00C3648C"/>
    <w:rsid w:val="00C56920"/>
    <w:rsid w:val="00C62503"/>
    <w:rsid w:val="00CC6854"/>
    <w:rsid w:val="00CE681E"/>
    <w:rsid w:val="00D9254F"/>
    <w:rsid w:val="00DF7C27"/>
    <w:rsid w:val="00E21024"/>
    <w:rsid w:val="00E45E30"/>
    <w:rsid w:val="00E95560"/>
    <w:rsid w:val="00ED24BD"/>
    <w:rsid w:val="00ED2D42"/>
    <w:rsid w:val="00ED4F8E"/>
    <w:rsid w:val="00EF6B6A"/>
    <w:rsid w:val="00F128A9"/>
    <w:rsid w:val="00F80A34"/>
    <w:rsid w:val="00FC6A37"/>
    <w:rsid w:val="00FE3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7FCA"/>
  <w15:docId w15:val="{24D3D3C6-6543-4D4E-ABF7-5752840E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4F"/>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rFonts w:ascii="Cambria" w:eastAsia="Cambria" w:hAnsi="Cambria" w:cs="Cambria"/>
      <w:b/>
      <w:sz w:val="48"/>
      <w:szCs w:val="48"/>
    </w:rPr>
  </w:style>
  <w:style w:type="paragraph" w:styleId="Heading2">
    <w:name w:val="heading 2"/>
    <w:basedOn w:val="Normal"/>
    <w:next w:val="Normal"/>
    <w:uiPriority w:val="9"/>
    <w:semiHidden/>
    <w:unhideWhenUsed/>
    <w:qFormat/>
    <w:pPr>
      <w:keepNext/>
      <w:keepLines/>
      <w:spacing w:before="360" w:after="80"/>
      <w:outlineLvl w:val="1"/>
    </w:pPr>
    <w:rPr>
      <w:rFonts w:ascii="Cambria" w:eastAsia="Cambria" w:hAnsi="Cambria" w:cs="Cambria"/>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mbria" w:eastAsia="Cambria" w:hAnsi="Cambria" w:cs="Cambria"/>
      <w:b/>
      <w:sz w:val="72"/>
      <w:szCs w:val="72"/>
    </w:rPr>
  </w:style>
  <w:style w:type="character" w:styleId="PlaceholderText">
    <w:name w:val="Placeholder Text"/>
    <w:basedOn w:val="DefaultParagraphFont"/>
    <w:uiPriority w:val="99"/>
    <w:semiHidden/>
    <w:rsid w:val="00AE6B90"/>
    <w:rPr>
      <w:color w:val="808080"/>
    </w:rPr>
  </w:style>
  <w:style w:type="paragraph" w:styleId="BalloonText">
    <w:name w:val="Balloon Text"/>
    <w:basedOn w:val="Normal"/>
    <w:link w:val="BalloonTextChar"/>
    <w:uiPriority w:val="99"/>
    <w:semiHidden/>
    <w:unhideWhenUsed/>
    <w:rsid w:val="00AE6B90"/>
    <w:rPr>
      <w:rFonts w:ascii="Lucida Grande" w:eastAsia="Cambria" w:hAnsi="Lucida Grande" w:cs="Cambria"/>
      <w:sz w:val="18"/>
      <w:szCs w:val="18"/>
    </w:rPr>
  </w:style>
  <w:style w:type="character" w:customStyle="1" w:styleId="BalloonTextChar">
    <w:name w:val="Balloon Text Char"/>
    <w:basedOn w:val="DefaultParagraphFont"/>
    <w:link w:val="BalloonText"/>
    <w:uiPriority w:val="99"/>
    <w:semiHidden/>
    <w:rsid w:val="00AE6B90"/>
    <w:rPr>
      <w:rFonts w:ascii="Lucida Grande" w:hAnsi="Lucida Grande"/>
      <w:sz w:val="18"/>
      <w:szCs w:val="18"/>
    </w:rPr>
  </w:style>
  <w:style w:type="character" w:styleId="CommentReference">
    <w:name w:val="annotation reference"/>
    <w:basedOn w:val="DefaultParagraphFont"/>
    <w:uiPriority w:val="99"/>
    <w:semiHidden/>
    <w:unhideWhenUsed/>
    <w:rsid w:val="00FA4380"/>
    <w:rPr>
      <w:sz w:val="18"/>
      <w:szCs w:val="18"/>
    </w:rPr>
  </w:style>
  <w:style w:type="paragraph" w:styleId="CommentText">
    <w:name w:val="annotation text"/>
    <w:basedOn w:val="Normal"/>
    <w:link w:val="CommentTextChar"/>
    <w:uiPriority w:val="99"/>
    <w:unhideWhenUsed/>
    <w:rsid w:val="00FA4380"/>
    <w:rPr>
      <w:rFonts w:ascii="Cambria" w:eastAsia="Cambria" w:hAnsi="Cambria" w:cs="Cambria"/>
    </w:rPr>
  </w:style>
  <w:style w:type="character" w:customStyle="1" w:styleId="CommentTextChar">
    <w:name w:val="Comment Text Char"/>
    <w:basedOn w:val="DefaultParagraphFont"/>
    <w:link w:val="CommentText"/>
    <w:uiPriority w:val="99"/>
    <w:rsid w:val="00FA4380"/>
  </w:style>
  <w:style w:type="paragraph" w:styleId="CommentSubject">
    <w:name w:val="annotation subject"/>
    <w:basedOn w:val="CommentText"/>
    <w:next w:val="CommentText"/>
    <w:link w:val="CommentSubjectChar"/>
    <w:uiPriority w:val="99"/>
    <w:semiHidden/>
    <w:unhideWhenUsed/>
    <w:rsid w:val="00FA4380"/>
    <w:rPr>
      <w:b/>
      <w:bCs/>
      <w:sz w:val="20"/>
      <w:szCs w:val="20"/>
    </w:rPr>
  </w:style>
  <w:style w:type="character" w:customStyle="1" w:styleId="CommentSubjectChar">
    <w:name w:val="Comment Subject Char"/>
    <w:basedOn w:val="CommentTextChar"/>
    <w:link w:val="CommentSubject"/>
    <w:uiPriority w:val="99"/>
    <w:semiHidden/>
    <w:rsid w:val="00FA4380"/>
    <w:rPr>
      <w:b/>
      <w:bCs/>
      <w:sz w:val="20"/>
      <w:szCs w:val="20"/>
    </w:rPr>
  </w:style>
  <w:style w:type="character" w:styleId="Hyperlink">
    <w:name w:val="Hyperlink"/>
    <w:basedOn w:val="DefaultParagraphFont"/>
    <w:uiPriority w:val="99"/>
    <w:unhideWhenUsed/>
    <w:rsid w:val="004609D2"/>
    <w:rPr>
      <w:color w:val="0000FF" w:themeColor="hyperlink"/>
      <w:u w:val="single"/>
    </w:rPr>
  </w:style>
  <w:style w:type="table" w:styleId="TableGrid">
    <w:name w:val="Table Grid"/>
    <w:basedOn w:val="TableNormal"/>
    <w:uiPriority w:val="59"/>
    <w:rsid w:val="005110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511AD"/>
    <w:pPr>
      <w:spacing w:before="100" w:beforeAutospacing="1" w:after="100" w:afterAutospacing="1"/>
    </w:pPr>
    <w:rPr>
      <w:sz w:val="20"/>
      <w:szCs w:val="20"/>
    </w:rPr>
  </w:style>
  <w:style w:type="character" w:styleId="Emphasis">
    <w:name w:val="Emphasis"/>
    <w:basedOn w:val="DefaultParagraphFont"/>
    <w:uiPriority w:val="20"/>
    <w:qFormat/>
    <w:rsid w:val="00C603D2"/>
    <w:rPr>
      <w:i/>
      <w:iCs/>
    </w:rPr>
  </w:style>
  <w:style w:type="paragraph" w:styleId="Bibliography">
    <w:name w:val="Bibliography"/>
    <w:basedOn w:val="Normal"/>
    <w:next w:val="Normal"/>
    <w:uiPriority w:val="37"/>
    <w:unhideWhenUsed/>
    <w:rsid w:val="00642C0C"/>
    <w:pPr>
      <w:spacing w:line="480" w:lineRule="auto"/>
      <w:ind w:left="720" w:hanging="720"/>
    </w:pPr>
    <w:rPr>
      <w:rFonts w:ascii="Cambria" w:eastAsia="Cambria" w:hAnsi="Cambria" w:cs="Cambria"/>
    </w:rPr>
  </w:style>
  <w:style w:type="paragraph" w:styleId="ListParagraph">
    <w:name w:val="List Paragraph"/>
    <w:basedOn w:val="Normal"/>
    <w:uiPriority w:val="34"/>
    <w:qFormat/>
    <w:rsid w:val="00642C0C"/>
    <w:pPr>
      <w:ind w:left="720"/>
      <w:contextualSpacing/>
    </w:pPr>
    <w:rPr>
      <w:rFonts w:ascii="Cambria" w:eastAsia="Cambria" w:hAnsi="Cambria" w:cs="Cambria"/>
    </w:rPr>
  </w:style>
  <w:style w:type="character" w:customStyle="1" w:styleId="apple-converted-space">
    <w:name w:val="apple-converted-space"/>
    <w:basedOn w:val="DefaultParagraphFont"/>
    <w:rsid w:val="0012227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PlainText">
    <w:name w:val="Plain Text"/>
    <w:basedOn w:val="Normal"/>
    <w:link w:val="PlainTextChar"/>
    <w:uiPriority w:val="99"/>
    <w:semiHidden/>
    <w:unhideWhenUsed/>
    <w:rsid w:val="000F639A"/>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0F639A"/>
    <w:rPr>
      <w:rFonts w:ascii="Calibri" w:eastAsiaTheme="minorHAnsi" w:hAnsi="Calibri" w:cstheme="minorBidi"/>
      <w:sz w:val="22"/>
      <w:szCs w:val="21"/>
    </w:rPr>
  </w:style>
  <w:style w:type="paragraph" w:styleId="Revision">
    <w:name w:val="Revision"/>
    <w:hidden/>
    <w:uiPriority w:val="99"/>
    <w:semiHidden/>
    <w:rsid w:val="00CC6854"/>
  </w:style>
  <w:style w:type="character" w:styleId="UnresolvedMention">
    <w:name w:val="Unresolved Mention"/>
    <w:basedOn w:val="DefaultParagraphFont"/>
    <w:uiPriority w:val="99"/>
    <w:semiHidden/>
    <w:unhideWhenUsed/>
    <w:rsid w:val="00ED2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0222">
      <w:bodyDiv w:val="1"/>
      <w:marLeft w:val="0"/>
      <w:marRight w:val="0"/>
      <w:marTop w:val="0"/>
      <w:marBottom w:val="0"/>
      <w:divBdr>
        <w:top w:val="none" w:sz="0" w:space="0" w:color="auto"/>
        <w:left w:val="none" w:sz="0" w:space="0" w:color="auto"/>
        <w:bottom w:val="none" w:sz="0" w:space="0" w:color="auto"/>
        <w:right w:val="none" w:sz="0" w:space="0" w:color="auto"/>
      </w:divBdr>
    </w:div>
    <w:div w:id="660541883">
      <w:bodyDiv w:val="1"/>
      <w:marLeft w:val="0"/>
      <w:marRight w:val="0"/>
      <w:marTop w:val="0"/>
      <w:marBottom w:val="0"/>
      <w:divBdr>
        <w:top w:val="none" w:sz="0" w:space="0" w:color="auto"/>
        <w:left w:val="none" w:sz="0" w:space="0" w:color="auto"/>
        <w:bottom w:val="none" w:sz="0" w:space="0" w:color="auto"/>
        <w:right w:val="none" w:sz="0" w:space="0" w:color="auto"/>
      </w:divBdr>
    </w:div>
    <w:div w:id="676689895">
      <w:bodyDiv w:val="1"/>
      <w:marLeft w:val="0"/>
      <w:marRight w:val="0"/>
      <w:marTop w:val="0"/>
      <w:marBottom w:val="0"/>
      <w:divBdr>
        <w:top w:val="none" w:sz="0" w:space="0" w:color="auto"/>
        <w:left w:val="none" w:sz="0" w:space="0" w:color="auto"/>
        <w:bottom w:val="none" w:sz="0" w:space="0" w:color="auto"/>
        <w:right w:val="none" w:sz="0" w:space="0" w:color="auto"/>
      </w:divBdr>
      <w:divsChild>
        <w:div w:id="349188964">
          <w:marLeft w:val="0"/>
          <w:marRight w:val="0"/>
          <w:marTop w:val="0"/>
          <w:marBottom w:val="0"/>
          <w:divBdr>
            <w:top w:val="none" w:sz="0" w:space="0" w:color="auto"/>
            <w:left w:val="none" w:sz="0" w:space="0" w:color="auto"/>
            <w:bottom w:val="none" w:sz="0" w:space="0" w:color="auto"/>
            <w:right w:val="none" w:sz="0" w:space="0" w:color="auto"/>
          </w:divBdr>
          <w:divsChild>
            <w:div w:id="105659160">
              <w:marLeft w:val="0"/>
              <w:marRight w:val="0"/>
              <w:marTop w:val="0"/>
              <w:marBottom w:val="0"/>
              <w:divBdr>
                <w:top w:val="none" w:sz="0" w:space="0" w:color="auto"/>
                <w:left w:val="none" w:sz="0" w:space="0" w:color="auto"/>
                <w:bottom w:val="none" w:sz="0" w:space="0" w:color="auto"/>
                <w:right w:val="none" w:sz="0" w:space="0" w:color="auto"/>
              </w:divBdr>
              <w:divsChild>
                <w:div w:id="10296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56571">
      <w:bodyDiv w:val="1"/>
      <w:marLeft w:val="0"/>
      <w:marRight w:val="0"/>
      <w:marTop w:val="0"/>
      <w:marBottom w:val="0"/>
      <w:divBdr>
        <w:top w:val="none" w:sz="0" w:space="0" w:color="auto"/>
        <w:left w:val="none" w:sz="0" w:space="0" w:color="auto"/>
        <w:bottom w:val="none" w:sz="0" w:space="0" w:color="auto"/>
        <w:right w:val="none" w:sz="0" w:space="0" w:color="auto"/>
      </w:divBdr>
      <w:divsChild>
        <w:div w:id="616061747">
          <w:marLeft w:val="0"/>
          <w:marRight w:val="0"/>
          <w:marTop w:val="0"/>
          <w:marBottom w:val="0"/>
          <w:divBdr>
            <w:top w:val="none" w:sz="0" w:space="0" w:color="auto"/>
            <w:left w:val="none" w:sz="0" w:space="0" w:color="auto"/>
            <w:bottom w:val="none" w:sz="0" w:space="0" w:color="auto"/>
            <w:right w:val="none" w:sz="0" w:space="0" w:color="auto"/>
          </w:divBdr>
        </w:div>
        <w:div w:id="1698698982">
          <w:marLeft w:val="0"/>
          <w:marRight w:val="0"/>
          <w:marTop w:val="0"/>
          <w:marBottom w:val="0"/>
          <w:divBdr>
            <w:top w:val="none" w:sz="0" w:space="0" w:color="auto"/>
            <w:left w:val="none" w:sz="0" w:space="0" w:color="auto"/>
            <w:bottom w:val="none" w:sz="0" w:space="0" w:color="auto"/>
            <w:right w:val="none" w:sz="0" w:space="0" w:color="auto"/>
          </w:divBdr>
        </w:div>
        <w:div w:id="271936998">
          <w:marLeft w:val="0"/>
          <w:marRight w:val="0"/>
          <w:marTop w:val="0"/>
          <w:marBottom w:val="0"/>
          <w:divBdr>
            <w:top w:val="none" w:sz="0" w:space="0" w:color="auto"/>
            <w:left w:val="none" w:sz="0" w:space="0" w:color="auto"/>
            <w:bottom w:val="none" w:sz="0" w:space="0" w:color="auto"/>
            <w:right w:val="none" w:sz="0" w:space="0" w:color="auto"/>
          </w:divBdr>
        </w:div>
      </w:divsChild>
    </w:div>
    <w:div w:id="935866151">
      <w:bodyDiv w:val="1"/>
      <w:marLeft w:val="0"/>
      <w:marRight w:val="0"/>
      <w:marTop w:val="0"/>
      <w:marBottom w:val="0"/>
      <w:divBdr>
        <w:top w:val="none" w:sz="0" w:space="0" w:color="auto"/>
        <w:left w:val="none" w:sz="0" w:space="0" w:color="auto"/>
        <w:bottom w:val="none" w:sz="0" w:space="0" w:color="auto"/>
        <w:right w:val="none" w:sz="0" w:space="0" w:color="auto"/>
      </w:divBdr>
    </w:div>
    <w:div w:id="1520851568">
      <w:bodyDiv w:val="1"/>
      <w:marLeft w:val="0"/>
      <w:marRight w:val="0"/>
      <w:marTop w:val="0"/>
      <w:marBottom w:val="0"/>
      <w:divBdr>
        <w:top w:val="none" w:sz="0" w:space="0" w:color="auto"/>
        <w:left w:val="none" w:sz="0" w:space="0" w:color="auto"/>
        <w:bottom w:val="none" w:sz="0" w:space="0" w:color="auto"/>
        <w:right w:val="none" w:sz="0" w:space="0" w:color="auto"/>
      </w:divBdr>
      <w:divsChild>
        <w:div w:id="1883446543">
          <w:marLeft w:val="0"/>
          <w:marRight w:val="0"/>
          <w:marTop w:val="0"/>
          <w:marBottom w:val="0"/>
          <w:divBdr>
            <w:top w:val="none" w:sz="0" w:space="0" w:color="auto"/>
            <w:left w:val="none" w:sz="0" w:space="0" w:color="auto"/>
            <w:bottom w:val="none" w:sz="0" w:space="0" w:color="auto"/>
            <w:right w:val="none" w:sz="0" w:space="0" w:color="auto"/>
          </w:divBdr>
          <w:divsChild>
            <w:div w:id="388267180">
              <w:marLeft w:val="0"/>
              <w:marRight w:val="0"/>
              <w:marTop w:val="0"/>
              <w:marBottom w:val="0"/>
              <w:divBdr>
                <w:top w:val="none" w:sz="0" w:space="0" w:color="auto"/>
                <w:left w:val="none" w:sz="0" w:space="0" w:color="auto"/>
                <w:bottom w:val="none" w:sz="0" w:space="0" w:color="auto"/>
                <w:right w:val="none" w:sz="0" w:space="0" w:color="auto"/>
              </w:divBdr>
              <w:divsChild>
                <w:div w:id="8021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03246">
      <w:bodyDiv w:val="1"/>
      <w:marLeft w:val="0"/>
      <w:marRight w:val="0"/>
      <w:marTop w:val="0"/>
      <w:marBottom w:val="0"/>
      <w:divBdr>
        <w:top w:val="none" w:sz="0" w:space="0" w:color="auto"/>
        <w:left w:val="none" w:sz="0" w:space="0" w:color="auto"/>
        <w:bottom w:val="none" w:sz="0" w:space="0" w:color="auto"/>
        <w:right w:val="none" w:sz="0" w:space="0" w:color="auto"/>
      </w:divBdr>
    </w:div>
    <w:div w:id="1957901686">
      <w:bodyDiv w:val="1"/>
      <w:marLeft w:val="0"/>
      <w:marRight w:val="0"/>
      <w:marTop w:val="0"/>
      <w:marBottom w:val="0"/>
      <w:divBdr>
        <w:top w:val="none" w:sz="0" w:space="0" w:color="auto"/>
        <w:left w:val="none" w:sz="0" w:space="0" w:color="auto"/>
        <w:bottom w:val="none" w:sz="0" w:space="0" w:color="auto"/>
        <w:right w:val="none" w:sz="0" w:space="0" w:color="auto"/>
      </w:divBdr>
      <w:divsChild>
        <w:div w:id="1400134002">
          <w:marLeft w:val="0"/>
          <w:marRight w:val="0"/>
          <w:marTop w:val="0"/>
          <w:marBottom w:val="0"/>
          <w:divBdr>
            <w:top w:val="none" w:sz="0" w:space="0" w:color="auto"/>
            <w:left w:val="none" w:sz="0" w:space="0" w:color="auto"/>
            <w:bottom w:val="none" w:sz="0" w:space="0" w:color="auto"/>
            <w:right w:val="none" w:sz="0" w:space="0" w:color="auto"/>
          </w:divBdr>
        </w:div>
        <w:div w:id="341123993">
          <w:marLeft w:val="0"/>
          <w:marRight w:val="0"/>
          <w:marTop w:val="0"/>
          <w:marBottom w:val="0"/>
          <w:divBdr>
            <w:top w:val="none" w:sz="0" w:space="0" w:color="auto"/>
            <w:left w:val="none" w:sz="0" w:space="0" w:color="auto"/>
            <w:bottom w:val="none" w:sz="0" w:space="0" w:color="auto"/>
            <w:right w:val="none" w:sz="0" w:space="0" w:color="auto"/>
          </w:divBdr>
        </w:div>
        <w:div w:id="748846612">
          <w:marLeft w:val="0"/>
          <w:marRight w:val="0"/>
          <w:marTop w:val="0"/>
          <w:marBottom w:val="0"/>
          <w:divBdr>
            <w:top w:val="none" w:sz="0" w:space="0" w:color="auto"/>
            <w:left w:val="none" w:sz="0" w:space="0" w:color="auto"/>
            <w:bottom w:val="none" w:sz="0" w:space="0" w:color="auto"/>
            <w:right w:val="none" w:sz="0" w:space="0" w:color="auto"/>
          </w:divBdr>
        </w:div>
      </w:divsChild>
    </w:div>
    <w:div w:id="2038503577">
      <w:bodyDiv w:val="1"/>
      <w:marLeft w:val="0"/>
      <w:marRight w:val="0"/>
      <w:marTop w:val="0"/>
      <w:marBottom w:val="0"/>
      <w:divBdr>
        <w:top w:val="none" w:sz="0" w:space="0" w:color="auto"/>
        <w:left w:val="none" w:sz="0" w:space="0" w:color="auto"/>
        <w:bottom w:val="none" w:sz="0" w:space="0" w:color="auto"/>
        <w:right w:val="none" w:sz="0" w:space="0" w:color="auto"/>
      </w:divBdr>
    </w:div>
    <w:div w:id="2063477707">
      <w:bodyDiv w:val="1"/>
      <w:marLeft w:val="0"/>
      <w:marRight w:val="0"/>
      <w:marTop w:val="0"/>
      <w:marBottom w:val="0"/>
      <w:divBdr>
        <w:top w:val="none" w:sz="0" w:space="0" w:color="auto"/>
        <w:left w:val="none" w:sz="0" w:space="0" w:color="auto"/>
        <w:bottom w:val="none" w:sz="0" w:space="0" w:color="auto"/>
        <w:right w:val="none" w:sz="0" w:space="0" w:color="auto"/>
      </w:divBdr>
      <w:divsChild>
        <w:div w:id="1411197104">
          <w:marLeft w:val="0"/>
          <w:marRight w:val="0"/>
          <w:marTop w:val="0"/>
          <w:marBottom w:val="0"/>
          <w:divBdr>
            <w:top w:val="none" w:sz="0" w:space="0" w:color="auto"/>
            <w:left w:val="none" w:sz="0" w:space="0" w:color="auto"/>
            <w:bottom w:val="none" w:sz="0" w:space="0" w:color="auto"/>
            <w:right w:val="none" w:sz="0" w:space="0" w:color="auto"/>
          </w:divBdr>
          <w:divsChild>
            <w:div w:id="126120953">
              <w:marLeft w:val="0"/>
              <w:marRight w:val="0"/>
              <w:marTop w:val="0"/>
              <w:marBottom w:val="0"/>
              <w:divBdr>
                <w:top w:val="none" w:sz="0" w:space="0" w:color="auto"/>
                <w:left w:val="none" w:sz="0" w:space="0" w:color="auto"/>
                <w:bottom w:val="none" w:sz="0" w:space="0" w:color="auto"/>
                <w:right w:val="none" w:sz="0" w:space="0" w:color="auto"/>
              </w:divBdr>
              <w:divsChild>
                <w:div w:id="161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limatedataguide.ucar.edu/climate-data/ndvi-normalized-difference-vegetation-index-noaa-avhrr"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8HhiAZFHDWvWWfk9HEba+3RO2g==">AMUW2mVfXeevgNvB41ADtAREym3hL/QZHoBsZREmYEUPQ1ao+CKhz1Ned16/8XKLb3rmaggVOmi2CqnrJktP6ZT9IIDjAJ5Fc/zTh8YfZK7rl/JWUh8hNob28CXHNnKeFhvAX6dolRs1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14</Pages>
  <Words>20374</Words>
  <Characters>116133</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 Gallo</dc:creator>
  <cp:lastModifiedBy>Travis Gallo</cp:lastModifiedBy>
  <cp:revision>5</cp:revision>
  <dcterms:created xsi:type="dcterms:W3CDTF">2020-07-10T15:05:00Z</dcterms:created>
  <dcterms:modified xsi:type="dcterms:W3CDTF">2020-08-03T15:37:00Z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id="ZHHtrCxS"/&gt;&lt;style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